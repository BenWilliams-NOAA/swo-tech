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2C8AFB" w14:textId="77777777" w:rsidR="001347FE" w:rsidRPr="00C51FE4" w:rsidRDefault="00792F79">
      <w:pPr>
        <w:pStyle w:val="Title"/>
        <w:rPr>
          <w:sz w:val="28"/>
          <w:szCs w:val="28"/>
        </w:rPr>
      </w:pPr>
      <w:r w:rsidRPr="00C51FE4">
        <w:rPr>
          <w:sz w:val="28"/>
          <w:szCs w:val="28"/>
        </w:rPr>
        <w:t>Sub-sampling catches to determine sex-specific length frequency in Alaska Fishery Science Center bottom trawl surveys</w:t>
      </w:r>
    </w:p>
    <w:p w14:paraId="28DCAE87" w14:textId="50F56ABB" w:rsidR="001347FE" w:rsidRPr="00C51FE4" w:rsidRDefault="00792F79">
      <w:pPr>
        <w:pStyle w:val="Author"/>
        <w:rPr>
          <w:rFonts w:ascii="Times New Roman" w:hAnsi="Times New Roman" w:cs="Times New Roman"/>
        </w:rPr>
      </w:pPr>
      <w:commentRangeStart w:id="0"/>
      <w:r w:rsidRPr="00C51FE4">
        <w:rPr>
          <w:rFonts w:ascii="Times New Roman" w:hAnsi="Times New Roman" w:cs="Times New Roman"/>
        </w:rPr>
        <w:t>Pete Hulson</w:t>
      </w:r>
      <w:r w:rsidRPr="00C51FE4">
        <w:rPr>
          <w:rFonts w:ascii="Times New Roman" w:hAnsi="Times New Roman" w:cs="Times New Roman"/>
          <w:vertAlign w:val="superscript"/>
        </w:rPr>
        <w:t>1,*</w:t>
      </w:r>
      <w:r w:rsidRPr="00C51FE4">
        <w:rPr>
          <w:rFonts w:ascii="Times New Roman" w:hAnsi="Times New Roman" w:cs="Times New Roman"/>
        </w:rPr>
        <w:t>, Benjamin Williams</w:t>
      </w:r>
      <w:r w:rsidRPr="00C51FE4">
        <w:rPr>
          <w:rFonts w:ascii="Times New Roman" w:hAnsi="Times New Roman" w:cs="Times New Roman"/>
          <w:vertAlign w:val="superscript"/>
        </w:rPr>
        <w:t>1</w:t>
      </w:r>
      <w:r w:rsidRPr="00C51FE4">
        <w:rPr>
          <w:rFonts w:ascii="Times New Roman" w:hAnsi="Times New Roman" w:cs="Times New Roman"/>
        </w:rPr>
        <w:t>, Meaghan Bryan</w:t>
      </w:r>
      <w:r w:rsidRPr="00C51FE4">
        <w:rPr>
          <w:rFonts w:ascii="Times New Roman" w:hAnsi="Times New Roman" w:cs="Times New Roman"/>
          <w:vertAlign w:val="superscript"/>
        </w:rPr>
        <w:t>2</w:t>
      </w:r>
      <w:r w:rsidRPr="00C51FE4">
        <w:rPr>
          <w:rFonts w:ascii="Times New Roman" w:hAnsi="Times New Roman" w:cs="Times New Roman"/>
        </w:rPr>
        <w:t>, Jason Conner</w:t>
      </w:r>
      <w:r w:rsidRPr="00C51FE4">
        <w:rPr>
          <w:rFonts w:ascii="Times New Roman" w:hAnsi="Times New Roman" w:cs="Times New Roman"/>
          <w:vertAlign w:val="superscript"/>
        </w:rPr>
        <w:t>3</w:t>
      </w:r>
      <w:r w:rsidRPr="00C51FE4">
        <w:rPr>
          <w:rFonts w:ascii="Times New Roman" w:hAnsi="Times New Roman" w:cs="Times New Roman"/>
        </w:rPr>
        <w:t xml:space="preserve">, Matthew </w:t>
      </w:r>
      <w:ins w:id="1" w:author="Matthew.Siskey" w:date="2022-07-12T13:56:00Z">
        <w:r w:rsidR="002F7DBE">
          <w:rPr>
            <w:rFonts w:ascii="Times New Roman" w:hAnsi="Times New Roman" w:cs="Times New Roman"/>
          </w:rPr>
          <w:t xml:space="preserve">R. </w:t>
        </w:r>
      </w:ins>
      <w:r w:rsidRPr="00C51FE4">
        <w:rPr>
          <w:rFonts w:ascii="Times New Roman" w:hAnsi="Times New Roman" w:cs="Times New Roman"/>
        </w:rPr>
        <w:t>Siskey</w:t>
      </w:r>
      <w:r w:rsidRPr="00C51FE4">
        <w:rPr>
          <w:rFonts w:ascii="Times New Roman" w:hAnsi="Times New Roman" w:cs="Times New Roman"/>
          <w:vertAlign w:val="superscript"/>
        </w:rPr>
        <w:t>4</w:t>
      </w:r>
      <w:r w:rsidRPr="00C51FE4">
        <w:rPr>
          <w:rFonts w:ascii="Times New Roman" w:hAnsi="Times New Roman" w:cs="Times New Roman"/>
        </w:rPr>
        <w:t>, William Stockhausen</w:t>
      </w:r>
      <w:r w:rsidRPr="00C51FE4">
        <w:rPr>
          <w:rFonts w:ascii="Times New Roman" w:hAnsi="Times New Roman" w:cs="Times New Roman"/>
          <w:vertAlign w:val="superscript"/>
        </w:rPr>
        <w:t>2</w:t>
      </w:r>
      <w:r w:rsidRPr="00C51FE4">
        <w:rPr>
          <w:rFonts w:ascii="Times New Roman" w:hAnsi="Times New Roman" w:cs="Times New Roman"/>
        </w:rPr>
        <w:t>, Susanne Mcdermott</w:t>
      </w:r>
      <w:r w:rsidRPr="00C51FE4">
        <w:rPr>
          <w:rFonts w:ascii="Times New Roman" w:hAnsi="Times New Roman" w:cs="Times New Roman"/>
          <w:vertAlign w:val="superscript"/>
        </w:rPr>
        <w:t>3</w:t>
      </w:r>
      <w:r w:rsidRPr="00C51FE4">
        <w:rPr>
          <w:rFonts w:ascii="Times New Roman" w:hAnsi="Times New Roman" w:cs="Times New Roman"/>
        </w:rPr>
        <w:t>, and Chris Long</w:t>
      </w:r>
      <w:r w:rsidRPr="00C51FE4">
        <w:rPr>
          <w:rFonts w:ascii="Times New Roman" w:hAnsi="Times New Roman" w:cs="Times New Roman"/>
          <w:vertAlign w:val="superscript"/>
        </w:rPr>
        <w:t>3</w:t>
      </w:r>
      <w:commentRangeEnd w:id="0"/>
      <w:r>
        <w:rPr>
          <w:rStyle w:val="CommentReference"/>
          <w:rFonts w:ascii="Times New Roman" w:hAnsi="Times New Roman"/>
          <w:bCs/>
        </w:rPr>
        <w:commentReference w:id="0"/>
      </w:r>
    </w:p>
    <w:p w14:paraId="352047BC" w14:textId="77777777" w:rsidR="001347FE" w:rsidRDefault="00792F79">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School of Aquatic and Fishery Sciences, University of Washington, Seattle, WA, USA</w:t>
      </w:r>
    </w:p>
    <w:p w14:paraId="1488D2EA" w14:textId="5DF34509" w:rsidR="001347FE" w:rsidRDefault="00792F79" w:rsidP="00C51FE4">
      <w:pPr>
        <w:pStyle w:val="BodyText"/>
      </w:pPr>
      <w:r>
        <w:rPr>
          <w:vertAlign w:val="superscript"/>
        </w:rPr>
        <w:t>*</w:t>
      </w:r>
      <w:r>
        <w:t xml:space="preserve"> Correspondence</w:t>
      </w:r>
      <w:r w:rsidRPr="00C51FE4">
        <w:t xml:space="preserve">: </w:t>
      </w:r>
      <w:hyperlink r:id="rId10">
        <w:r w:rsidRPr="00C51FE4">
          <w:rPr>
            <w:rStyle w:val="Hyperlink"/>
            <w:color w:val="auto"/>
          </w:rPr>
          <w:t>Pete Hulson &lt;</w:t>
        </w:r>
        <w:hyperlink r:id="rId11">
          <w:r w:rsidRPr="00C51FE4">
            <w:rPr>
              <w:rStyle w:val="Hyperlink"/>
              <w:color w:val="auto"/>
            </w:rPr>
            <w:t>pete.hulson@noaa.gov</w:t>
          </w:r>
        </w:hyperlink>
        <w:r w:rsidRPr="00C51FE4">
          <w:rPr>
            <w:rStyle w:val="Hyperlink"/>
            <w:color w:val="auto"/>
          </w:rPr>
          <w:t>&gt;</w:t>
        </w:r>
      </w:hyperlink>
      <w:r>
        <w:br w:type="page"/>
      </w:r>
    </w:p>
    <w:p w14:paraId="6010197F" w14:textId="77777777" w:rsidR="001347FE" w:rsidRPr="00C51FE4" w:rsidRDefault="00792F79" w:rsidP="00C51FE4">
      <w:pPr>
        <w:pStyle w:val="Heading1"/>
      </w:pPr>
      <w:bookmarkStart w:id="2" w:name="abstract"/>
      <w:r w:rsidRPr="00C51FE4">
        <w:lastRenderedPageBreak/>
        <w:t>Abstract</w:t>
      </w:r>
    </w:p>
    <w:p w14:paraId="4950B35F" w14:textId="4EAF9F52" w:rsidR="001347FE" w:rsidRDefault="00792F79" w:rsidP="00C51FE4">
      <w:pPr>
        <w:pStyle w:val="FirstParagraph"/>
        <w:ind w:firstLine="720"/>
      </w:pPr>
      <w:r>
        <w:t>During Alaska Fisheries Science Center bottom trawl surveys length frequency sub-samples are collected to provide sex-specific length composition data for groundfish stock assessments. Determining sex for</w:t>
      </w:r>
      <w:ins w:id="3" w:author="Matthew.Siskey" w:date="2022-07-12T15:11:00Z">
        <w:r w:rsidR="00B421D6">
          <w:t xml:space="preserve"> each individual in</w:t>
        </w:r>
      </w:ins>
      <w:r>
        <w:t xml:space="preserve"> the length frequency sub-samples </w:t>
      </w:r>
      <w:ins w:id="4" w:author="Matthew.Siskey" w:date="2022-07-12T15:11:00Z">
        <w:r w:rsidR="00B421D6">
          <w:t xml:space="preserve">(e.g., N = </w:t>
        </w:r>
      </w:ins>
      <w:ins w:id="5" w:author="Matthew.Siskey" w:date="2022-07-12T15:24:00Z">
        <w:r w:rsidR="00946D30">
          <w:t>X-Y</w:t>
        </w:r>
      </w:ins>
      <w:ins w:id="6" w:author="Matthew.Siskey" w:date="2022-07-12T15:11:00Z">
        <w:r w:rsidR="00B421D6">
          <w:t xml:space="preserve"> per tow</w:t>
        </w:r>
      </w:ins>
      <w:ins w:id="7" w:author="Matthew.Siskey" w:date="2022-07-12T15:24:00Z">
        <w:r w:rsidR="00946D30">
          <w:t xml:space="preserve"> depending on species</w:t>
        </w:r>
      </w:ins>
      <w:ins w:id="8" w:author="Matthew.Siskey" w:date="2022-07-12T15:11:00Z">
        <w:r w:rsidR="00B421D6">
          <w:t xml:space="preserve">) </w:t>
        </w:r>
      </w:ins>
      <w:r>
        <w:t>has resulted in acute and repetitive stress injuries of survey staff, and these injuries have become increasingly common. In December 2021, a working group was formed (the Survey Workflow Optimization working group) to evaluate the effect of reducing length frequency sub-sample</w:t>
      </w:r>
      <w:del w:id="9" w:author="Matthew.Siskey" w:date="2022-07-12T15:12:00Z">
        <w:r w:rsidDel="00B421D6">
          <w:delText>s</w:delText>
        </w:r>
      </w:del>
      <w:r>
        <w:t xml:space="preserve"> sizes for which sex is determined </w:t>
      </w:r>
      <w:del w:id="10" w:author="Matthew.Siskey" w:date="2022-07-12T15:13:00Z">
        <w:r w:rsidDel="00B421D6">
          <w:delText xml:space="preserve">from historical levels in the bottom trawl surveys </w:delText>
        </w:r>
      </w:del>
      <w:r>
        <w:t xml:space="preserve">on length composition uncertainty. Over the spring of 2022, the working group developed a bootstrap-simulation approach that determines changes in uncertainty when reducing length frequency sub-samples for which sex is subsequently determined. </w:t>
      </w:r>
      <w:del w:id="11" w:author="Matthew.Siskey" w:date="2022-07-12T15:14:00Z">
        <w:r w:rsidDel="00B421D6">
          <w:delText xml:space="preserve">The analysis was completed during the spring of 2022. </w:delText>
        </w:r>
      </w:del>
      <w:commentRangeStart w:id="12"/>
      <w:r w:rsidR="00233DC4">
        <w:t>For the majority of species i</w:t>
      </w:r>
      <w:r>
        <w:t xml:space="preserve">t was shown that </w:t>
      </w:r>
      <w:ins w:id="13" w:author="Matthew.Siskey" w:date="2022-07-12T15:25:00Z">
        <w:r w:rsidR="00946D30">
          <w:t xml:space="preserve">limiting sub-samples to 100 fish per haul </w:t>
        </w:r>
      </w:ins>
      <w:del w:id="14" w:author="Matthew.Siskey" w:date="2022-07-12T15:21:00Z">
        <w:r w:rsidDel="00946D30">
          <w:delText xml:space="preserve">for the length composition </w:delText>
        </w:r>
      </w:del>
      <w:ins w:id="15" w:author="Matthew.Siskey" w:date="2022-07-12T15:25:00Z">
        <w:r w:rsidR="00946D30">
          <w:t xml:space="preserve">resulted in </w:t>
        </w:r>
      </w:ins>
      <w:ins w:id="16" w:author="Matthew.Siskey" w:date="2022-07-12T15:26:00Z">
        <w:r w:rsidR="00946D30">
          <w:t xml:space="preserve">a reduction of </w:t>
        </w:r>
      </w:ins>
      <w:r>
        <w:t>input sample size</w:t>
      </w:r>
      <w:ins w:id="17" w:author="Matthew.Siskey" w:date="2022-07-12T15:21:00Z">
        <w:r w:rsidR="00946D30">
          <w:t>s</w:t>
        </w:r>
      </w:ins>
      <w:r>
        <w:t xml:space="preserve"> </w:t>
      </w:r>
      <w:ins w:id="18" w:author="Matthew.Siskey" w:date="2022-07-12T15:21:00Z">
        <w:r w:rsidR="00946D30">
          <w:t xml:space="preserve">calculated </w:t>
        </w:r>
        <w:r w:rsidR="00946D30">
          <w:t>for the length composition</w:t>
        </w:r>
        <w:r w:rsidR="00946D30">
          <w:t>s</w:t>
        </w:r>
        <w:r w:rsidR="00946D30">
          <w:t xml:space="preserve"> </w:t>
        </w:r>
      </w:ins>
      <w:del w:id="19" w:author="Matthew.Siskey" w:date="2022-07-12T15:21:00Z">
        <w:r w:rsidDel="00946D30">
          <w:delText xml:space="preserve">was </w:delText>
        </w:r>
      </w:del>
      <w:del w:id="20" w:author="Matthew.Siskey" w:date="2022-07-12T15:26:00Z">
        <w:r w:rsidDel="00946D30">
          <w:delText xml:space="preserve">reduced </w:delText>
        </w:r>
      </w:del>
      <w:r>
        <w:t>by 25% or less compared to the input sample size</w:t>
      </w:r>
      <w:ins w:id="21" w:author="Matthew.Siskey" w:date="2022-07-12T15:23:00Z">
        <w:r w:rsidR="00946D30">
          <w:t>s</w:t>
        </w:r>
      </w:ins>
      <w:r>
        <w:t xml:space="preserve"> </w:t>
      </w:r>
      <w:ins w:id="22" w:author="Matthew.Siskey" w:date="2022-07-12T15:22:00Z">
        <w:r w:rsidR="00946D30">
          <w:t xml:space="preserve">calculated </w:t>
        </w:r>
      </w:ins>
      <w:r>
        <w:t xml:space="preserve">for the full historical data sets </w:t>
      </w:r>
      <w:del w:id="23" w:author="Matthew.Siskey" w:date="2022-07-12T15:22:00Z">
        <w:r w:rsidDel="00946D30">
          <w:delText xml:space="preserve">for </w:delText>
        </w:r>
      </w:del>
      <w:del w:id="24" w:author="Matthew.Siskey" w:date="2022-07-12T15:26:00Z">
        <w:r w:rsidDel="00946D30">
          <w:delText>sub-sampling levels of 100 fish per haul</w:delText>
        </w:r>
      </w:del>
      <w:r>
        <w:t>.</w:t>
      </w:r>
      <w:commentRangeEnd w:id="12"/>
      <w:r w:rsidR="00946D30">
        <w:rPr>
          <w:rStyle w:val="CommentReference"/>
        </w:rPr>
        <w:commentReference w:id="12"/>
      </w:r>
      <w:r>
        <w:t xml:space="preserve"> </w:t>
      </w:r>
      <w:ins w:id="25" w:author="Matthew.Siskey" w:date="2022-07-12T15:28:00Z">
        <w:r w:rsidR="00946D30">
          <w:t xml:space="preserve">Therefore, </w:t>
        </w:r>
      </w:ins>
      <w:del w:id="26" w:author="Matthew.Siskey" w:date="2022-07-12T15:28:00Z">
        <w:r w:rsidDel="00946D30">
          <w:delText>U</w:delText>
        </w:r>
      </w:del>
      <w:ins w:id="27" w:author="Matthew.Siskey" w:date="2022-07-12T15:28:00Z">
        <w:r w:rsidR="00946D30">
          <w:t>u</w:t>
        </w:r>
      </w:ins>
      <w:r>
        <w:t>pon meeting with stock assessment authors the joint recommendation between the working group and assessment authors to the survey staff was to limit length frequency sub-sampling for which sex is subsequently determined to 100 subsampled fish per haul.</w:t>
      </w:r>
      <w:r>
        <w:br w:type="page"/>
      </w:r>
    </w:p>
    <w:p w14:paraId="37FE28BE" w14:textId="77777777" w:rsidR="001347FE" w:rsidRDefault="00792F79" w:rsidP="00C51FE4">
      <w:pPr>
        <w:pStyle w:val="Heading1"/>
      </w:pPr>
      <w:bookmarkStart w:id="28" w:name="introduction"/>
      <w:bookmarkEnd w:id="2"/>
      <w:r>
        <w:lastRenderedPageBreak/>
        <w:t>Introduction</w:t>
      </w:r>
    </w:p>
    <w:p w14:paraId="2C6DC3B6" w14:textId="62E4C65A" w:rsidR="001347FE" w:rsidRDefault="00792F79" w:rsidP="00C51FE4">
      <w:pPr>
        <w:pStyle w:val="FirstParagraph"/>
        <w:ind w:firstLine="720"/>
      </w:pPr>
      <w:r>
        <w:t xml:space="preserve">The National Oceanic and Atmospheric Administration’s (NOAA’s) Alaska Fisheries Science Center (AFSC) has conducted effort-standardized bottom trawl surveys in the eastern Bering Sea (EBS), Gulf of Alaska (GOA) and Aleutian Islands (AI) since 1982 (Stauffer 2004). These resource surveys comprehensively catalog the biota encountered at each sampling station. Observations of sex-specific size distributions for designated species encountered within a </w:t>
      </w:r>
      <w:commentRangeStart w:id="29"/>
      <w:r>
        <w:t xml:space="preserve">catch sample </w:t>
      </w:r>
      <w:commentRangeEnd w:id="29"/>
      <w:r w:rsidR="00946D30">
        <w:rPr>
          <w:rStyle w:val="CommentReference"/>
        </w:rPr>
        <w:commentReference w:id="29"/>
      </w:r>
      <w:r>
        <w:t xml:space="preserve">are collected by: (1) sorting the trawl sample by species, (2) weighing each species in aggregate, (3) obtaining a random sub-sample of target sample size, (4) sorting the sub-sample by sex (each fish is cut with a scalpel, gonads identified and placed in a sex-specific receptacle), and (5) </w:t>
      </w:r>
      <w:ins w:id="30" w:author="Matthew.Siskey" w:date="2022-07-12T15:31:00Z">
        <w:r w:rsidR="00946D30">
          <w:t>m</w:t>
        </w:r>
      </w:ins>
      <w:r>
        <w:t xml:space="preserve">easuring and recording each fish length (each fish is placed on a measuring board, length is identified and the species, sex and measurement are recorded </w:t>
      </w:r>
      <w:del w:id="31" w:author="Matthew.Siskey" w:date="2022-07-12T15:31:00Z">
        <w:r w:rsidDel="00E12152">
          <w:delText xml:space="preserve">into </w:delText>
        </w:r>
      </w:del>
      <w:ins w:id="32" w:author="Matthew.Siskey" w:date="2022-07-12T15:31:00Z">
        <w:r w:rsidR="00E12152">
          <w:t xml:space="preserve">on </w:t>
        </w:r>
      </w:ins>
      <w:r>
        <w:t>a computer).</w:t>
      </w:r>
      <w:r>
        <w:br/>
        <w:t xml:space="preserve">This length measurement process is repeated over </w:t>
      </w:r>
      <w:commentRangeStart w:id="33"/>
      <w:r>
        <w:t xml:space="preserve">100,000 times </w:t>
      </w:r>
      <w:commentRangeEnd w:id="33"/>
      <w:r w:rsidR="00E12152">
        <w:rPr>
          <w:rStyle w:val="CommentReference"/>
        </w:rPr>
        <w:commentReference w:id="33"/>
      </w:r>
      <w:r>
        <w:t xml:space="preserve">in a given survey each year, representing a daunting amount of work for 6 field scientists per research vessel. Each year, this work flow results in acute and repetitive stress injuries, some requiring medical interventions and claims to the U.S. Office of Workers’ Compensation Programs. Another consequence of the intensity of this work are unrecoverable errors in the observed data; as fatigue or injuries accumulate during the course of field work, so do data collection errors (e.g. failure to properly encode length measurements with the correct species or sex or incorrect identification of sex), despite extensive </w:t>
      </w:r>
      <w:r>
        <w:rPr>
          <w:i/>
          <w:iCs/>
        </w:rPr>
        <w:t>in situ</w:t>
      </w:r>
      <w:r>
        <w:t xml:space="preserve"> quality assurance protocols.</w:t>
      </w:r>
    </w:p>
    <w:p w14:paraId="09F9E9EC" w14:textId="6231CC58" w:rsidR="001347FE" w:rsidRDefault="00792F79" w:rsidP="00C51FE4">
      <w:pPr>
        <w:pStyle w:val="BodyText"/>
        <w:ind w:firstLine="720"/>
      </w:pPr>
      <w:r>
        <w:t xml:space="preserve">In December of 2021, an AFSC working group was formed (the ‘Survey Workload Optimization’ working group, SWO) to evaluate the </w:t>
      </w:r>
      <w:ins w:id="34" w:author="Matthew.Siskey" w:date="2022-07-12T15:38:00Z">
        <w:r w:rsidR="00E12152">
          <w:t xml:space="preserve">potential </w:t>
        </w:r>
      </w:ins>
      <w:r>
        <w:t xml:space="preserve">impacts </w:t>
      </w:r>
      <w:del w:id="35" w:author="Matthew.Siskey" w:date="2022-07-12T15:38:00Z">
        <w:r w:rsidDel="00E12152">
          <w:delText xml:space="preserve">on survey data </w:delText>
        </w:r>
      </w:del>
      <w:r>
        <w:t>of reduc</w:t>
      </w:r>
      <w:ins w:id="36" w:author="Matthew.Siskey" w:date="2022-07-12T15:39:00Z">
        <w:r w:rsidR="00E12152">
          <w:t xml:space="preserve">tions to </w:t>
        </w:r>
      </w:ins>
      <w:del w:id="37" w:author="Matthew.Siskey" w:date="2022-07-12T15:39:00Z">
        <w:r w:rsidDel="00E12152">
          <w:delText>ing</w:delText>
        </w:r>
      </w:del>
      <w:r>
        <w:t xml:space="preserve"> </w:t>
      </w:r>
      <w:ins w:id="38" w:author="Matthew.Siskey" w:date="2022-07-12T15:40:00Z">
        <w:r w:rsidR="00E12152">
          <w:t>sex-</w:t>
        </w:r>
      </w:ins>
      <w:r>
        <w:t xml:space="preserve">sampling </w:t>
      </w:r>
      <w:del w:id="39" w:author="Matthew.Siskey" w:date="2022-07-12T15:40:00Z">
        <w:r w:rsidDel="00E12152">
          <w:delText xml:space="preserve">for sex </w:delText>
        </w:r>
      </w:del>
      <w:r>
        <w:t>within the length frequency data collection</w:t>
      </w:r>
      <w:ins w:id="40" w:author="Matthew.Siskey" w:date="2022-07-12T15:40:00Z">
        <w:r w:rsidR="00E12152">
          <w:t xml:space="preserve"> process</w:t>
        </w:r>
      </w:ins>
      <w:del w:id="41" w:author="Matthew.Siskey" w:date="2022-07-12T15:40:00Z">
        <w:r w:rsidDel="00E12152">
          <w:delText xml:space="preserve">s </w:delText>
        </w:r>
      </w:del>
      <w:ins w:id="42" w:author="Matthew.Siskey" w:date="2022-07-12T15:40:00Z">
        <w:r w:rsidR="00E12152">
          <w:t xml:space="preserve"> </w:t>
        </w:r>
      </w:ins>
      <w:ins w:id="43" w:author="Matthew.Siskey" w:date="2022-07-12T15:38:00Z">
        <w:r w:rsidR="00E12152">
          <w:t xml:space="preserve">on survey data </w:t>
        </w:r>
      </w:ins>
      <w:ins w:id="44" w:author="Matthew.Siskey" w:date="2022-07-12T15:40:00Z">
        <w:r w:rsidR="00E12152">
          <w:t xml:space="preserve">products. </w:t>
        </w:r>
      </w:ins>
      <w:del w:id="45" w:author="Matthew.Siskey" w:date="2022-07-12T15:40:00Z">
        <w:r w:rsidDel="00E12152">
          <w:delText xml:space="preserve">due to repetitive motion injuries that have been occurring on the bottom trawl surveys. </w:delText>
        </w:r>
      </w:del>
      <w:r>
        <w:t xml:space="preserve">From the stock assessment perspective, the primary concern </w:t>
      </w:r>
      <w:del w:id="46" w:author="Matthew.Siskey" w:date="2022-07-12T15:41:00Z">
        <w:r w:rsidDel="00E12152">
          <w:delText xml:space="preserve">when reducing the sampling for sex within the length frequency data collections </w:delText>
        </w:r>
      </w:del>
      <w:r>
        <w:t xml:space="preserve">was the impact on the uncertainty in subsequent sex-specific length composition data. This is of particular importance to stock assessments that are sex-specific, such as the flatfish assessments conducted by AFSC. To that end, we </w:t>
      </w:r>
      <w:del w:id="47" w:author="Matthew.Siskey" w:date="2022-07-12T15:42:00Z">
        <w:r w:rsidDel="001A5491">
          <w:delText xml:space="preserve">evaluated the impact of reducing sampling for sex within the length frequency data collection to answer </w:delText>
        </w:r>
      </w:del>
      <w:ins w:id="48" w:author="Matthew.Siskey" w:date="2022-07-12T15:42:00Z">
        <w:r w:rsidR="001A5491">
          <w:t xml:space="preserve">addressed </w:t>
        </w:r>
      </w:ins>
      <w:r>
        <w:t xml:space="preserve">two </w:t>
      </w:r>
      <w:del w:id="49" w:author="Matthew.Siskey" w:date="2022-07-12T15:43:00Z">
        <w:r w:rsidDel="001A5491">
          <w:delText>questions</w:delText>
        </w:r>
      </w:del>
      <w:ins w:id="50" w:author="Matthew.Siskey" w:date="2022-07-12T15:43:00Z">
        <w:r w:rsidR="001A5491">
          <w:t>themes</w:t>
        </w:r>
      </w:ins>
      <w:r>
        <w:t xml:space="preserve">: (1) </w:t>
      </w:r>
      <w:del w:id="51" w:author="Matthew.Siskey" w:date="2022-07-12T15:43:00Z">
        <w:r w:rsidDel="001A5491">
          <w:delText xml:space="preserve">what is </w:delText>
        </w:r>
      </w:del>
      <w:r>
        <w:t>the impact of reducing sampling for sex on the uncertainty in the sex-specific length composition</w:t>
      </w:r>
      <w:del w:id="52" w:author="Matthew.Siskey" w:date="2022-07-12T15:43:00Z">
        <w:r w:rsidDel="001A5491">
          <w:delText>?</w:delText>
        </w:r>
      </w:del>
      <w:ins w:id="53" w:author="Matthew.Siskey" w:date="2022-07-12T15:43:00Z">
        <w:r w:rsidR="001A5491">
          <w:t>,</w:t>
        </w:r>
      </w:ins>
      <w:r>
        <w:t xml:space="preserve"> </w:t>
      </w:r>
      <w:del w:id="54" w:author="Matthew.Siskey" w:date="2022-07-12T15:43:00Z">
        <w:r w:rsidDel="001A5491">
          <w:delText>A</w:delText>
        </w:r>
      </w:del>
      <w:ins w:id="55" w:author="Matthew.Siskey" w:date="2022-07-12T15:43:00Z">
        <w:r w:rsidR="001A5491">
          <w:t>a</w:t>
        </w:r>
      </w:ins>
      <w:r>
        <w:t>nd</w:t>
      </w:r>
      <w:del w:id="56" w:author="Matthew.Siskey" w:date="2022-07-12T15:43:00Z">
        <w:r w:rsidDel="001A5491">
          <w:delText>,</w:delText>
        </w:r>
      </w:del>
      <w:r>
        <w:t xml:space="preserve"> (2) </w:t>
      </w:r>
      <w:del w:id="57" w:author="Matthew.Siskey" w:date="2022-07-12T15:43:00Z">
        <w:r w:rsidDel="001A5491">
          <w:delText xml:space="preserve">is there an </w:delText>
        </w:r>
      </w:del>
      <w:ins w:id="58" w:author="Matthew.Siskey" w:date="2022-07-12T15:43:00Z">
        <w:r w:rsidR="001A5491">
          <w:lastRenderedPageBreak/>
          <w:t xml:space="preserve">identifying an </w:t>
        </w:r>
      </w:ins>
      <w:r>
        <w:t>acceptable level of increase in uncertainty in sex-specific length composition data due to sub-sampling for sex</w:t>
      </w:r>
      <w:del w:id="59" w:author="Matthew.Siskey" w:date="2022-07-12T15:43:00Z">
        <w:r w:rsidDel="001A5491">
          <w:delText>?</w:delText>
        </w:r>
      </w:del>
      <w:ins w:id="60" w:author="Matthew.Siskey" w:date="2022-07-12T15:43:00Z">
        <w:r w:rsidR="001A5491">
          <w:t>.</w:t>
        </w:r>
      </w:ins>
    </w:p>
    <w:p w14:paraId="538FBD2D" w14:textId="77777777" w:rsidR="001347FE" w:rsidRDefault="00792F79" w:rsidP="00C51FE4">
      <w:pPr>
        <w:pStyle w:val="Heading1"/>
      </w:pPr>
      <w:bookmarkStart w:id="61" w:name="materials-and-methods"/>
      <w:bookmarkEnd w:id="28"/>
      <w:r>
        <w:t>Materials and Methods</w:t>
      </w:r>
    </w:p>
    <w:p w14:paraId="4C595B43" w14:textId="77777777" w:rsidR="001347FE" w:rsidRPr="00C51FE4" w:rsidRDefault="00792F79" w:rsidP="00C51FE4">
      <w:pPr>
        <w:pStyle w:val="Heading2"/>
        <w:rPr>
          <w:i/>
          <w:sz w:val="24"/>
          <w:szCs w:val="24"/>
        </w:rPr>
      </w:pPr>
      <w:bookmarkStart w:id="62" w:name="survey-data"/>
      <w:r w:rsidRPr="00C51FE4">
        <w:rPr>
          <w:i/>
          <w:sz w:val="24"/>
          <w:szCs w:val="24"/>
        </w:rPr>
        <w:t>Survey data</w:t>
      </w:r>
    </w:p>
    <w:p w14:paraId="1B0EF31B" w14:textId="74432DA3" w:rsidR="001347FE" w:rsidRDefault="00792F79" w:rsidP="00C51FE4">
      <w:pPr>
        <w:pStyle w:val="FirstParagraph"/>
        <w:ind w:firstLine="720"/>
      </w:pPr>
      <w:r>
        <w:t xml:space="preserve">Data collection for each AFSC groundfish survey is described in respective NOAA Technical Memorandum (EBS: Lauth et al. 2019, AI: von Szalay et al. 2017, GOA: von Szalay and Raring 2018). Fundamental methods of length sample collection are generally synchronized between these surveys, with species-specific exceptions for minimum length sub-sample size. Survey protocols include sampling bimodal length distributions separately (e.g. many juveniles and fewer adults within one species), which are then extrapolated to the total estimated number of individuals in each length mode category for that trawl sample and aggregated. </w:t>
      </w:r>
      <w:commentRangeStart w:id="63"/>
      <w:r>
        <w:t xml:space="preserve">Some species’ gonads are difficult to successfully distinguish in the field, </w:t>
      </w:r>
      <w:del w:id="64" w:author="Matthew.Siskey" w:date="2022-07-12T16:35:00Z">
        <w:r w:rsidDel="00DE228B">
          <w:delText xml:space="preserve">and </w:delText>
        </w:r>
      </w:del>
      <w:ins w:id="65" w:author="Matthew.Siskey" w:date="2022-07-12T16:35:00Z">
        <w:r w:rsidR="00DE228B">
          <w:t xml:space="preserve">so </w:t>
        </w:r>
      </w:ins>
      <w:r>
        <w:t>a length threshold is determined (e.g. approximately 10-15 cm for walleye pollock)</w:t>
      </w:r>
      <w:ins w:id="66" w:author="Matthew.Siskey" w:date="2022-07-12T16:38:00Z">
        <w:r w:rsidR="00DE228B">
          <w:t>,</w:t>
        </w:r>
      </w:ins>
      <w:r>
        <w:t xml:space="preserve"> below which sex is coded as “unsexed”.</w:t>
      </w:r>
      <w:commentRangeEnd w:id="63"/>
      <w:r w:rsidR="00DE228B">
        <w:rPr>
          <w:rStyle w:val="CommentReference"/>
        </w:rPr>
        <w:commentReference w:id="63"/>
      </w:r>
      <w:ins w:id="67" w:author="Matthew.Siskey" w:date="2022-07-12T16:40:00Z">
        <w:r w:rsidR="00DE228B">
          <w:t xml:space="preserve"> Owing to various scenarios where sex is difficult to determine (e.g., some species’ gonads are difficult to distinguish, juveniles, etc.</w:t>
        </w:r>
      </w:ins>
      <w:ins w:id="68" w:author="Matthew.Siskey" w:date="2022-07-12T16:41:00Z">
        <w:r w:rsidR="00DE228B">
          <w:t xml:space="preserve">), a length threshold is often employed whereby below this length an ‘unsexed’ code is </w:t>
        </w:r>
      </w:ins>
      <w:ins w:id="69" w:author="Matthew.Siskey" w:date="2022-07-12T16:42:00Z">
        <w:r w:rsidR="00DE228B">
          <w:t>designated</w:t>
        </w:r>
      </w:ins>
      <w:ins w:id="70" w:author="Matthew.Siskey" w:date="2022-07-12T16:41:00Z">
        <w:r w:rsidR="00DE228B">
          <w:t xml:space="preserve">. </w:t>
        </w:r>
      </w:ins>
    </w:p>
    <w:p w14:paraId="27911D84" w14:textId="30980462" w:rsidR="001347FE" w:rsidRDefault="00792F79" w:rsidP="00C51FE4">
      <w:pPr>
        <w:pStyle w:val="BodyText"/>
        <w:ind w:firstLine="720"/>
      </w:pPr>
      <w:r>
        <w:t xml:space="preserve">Survey length sub-sampling protocols have been altered at least once during the time series. </w:t>
      </w:r>
      <w:del w:id="71" w:author="Matthew.Siskey" w:date="2022-07-12T16:44:00Z">
        <w:r w:rsidDel="00DE228B">
          <w:delText xml:space="preserve">Prior to an analysis of length frequency sample size (Gerritsen and McGrath 2007), </w:delText>
        </w:r>
      </w:del>
      <w:ins w:id="72" w:author="Matthew.Siskey" w:date="2022-07-12T16:44:00Z">
        <w:r w:rsidR="00DE228B">
          <w:t xml:space="preserve">Historically, </w:t>
        </w:r>
      </w:ins>
      <w:r>
        <w:t xml:space="preserve">AFSC trawl survey standard operating procedures directed scientists to collect a minimum of 200 length specimens per species where more than 200 were in a trawl sample. </w:t>
      </w:r>
      <w:ins w:id="73" w:author="Matthew.Siskey" w:date="2022-07-12T16:44:00Z">
        <w:r w:rsidR="00DE228B">
          <w:t xml:space="preserve">However, </w:t>
        </w:r>
        <w:r w:rsidR="00DE228B">
          <w:t>an analysis of length frequency sample size (Gerritsen and McGrath 2007)</w:t>
        </w:r>
      </w:ins>
      <w:ins w:id="74" w:author="Matthew.Siskey" w:date="2022-07-12T16:45:00Z">
        <w:r w:rsidR="00DE228B">
          <w:t xml:space="preserve"> </w:t>
        </w:r>
      </w:ins>
      <w:ins w:id="75" w:author="Matthew.Siskey" w:date="2022-07-12T16:46:00Z">
        <w:r w:rsidR="007A4C69">
          <w:t xml:space="preserve">found </w:t>
        </w:r>
      </w:ins>
      <w:del w:id="76" w:author="Matthew.Siskey" w:date="2022-07-12T16:45:00Z">
        <w:r w:rsidDel="007A4C69">
          <w:delText xml:space="preserve">In </w:delText>
        </w:r>
      </w:del>
      <w:del w:id="77" w:author="Matthew.Siskey" w:date="2022-07-12T16:46:00Z">
        <w:r w:rsidDel="007A4C69">
          <w:delText xml:space="preserve">the EBS survey, the principles suggested by Gerritsen and McGrath (2007), specify </w:delText>
        </w:r>
      </w:del>
      <w:r>
        <w:t>that 10 random length specimens should be sampled for each size bin range of a sample</w:t>
      </w:r>
      <w:ins w:id="78" w:author="Matthew.Siskey" w:date="2022-07-12T16:46:00Z">
        <w:r w:rsidR="007A4C69">
          <w:t>.</w:t>
        </w:r>
      </w:ins>
      <w:del w:id="79" w:author="Matthew.Siskey" w:date="2022-07-12T16:46:00Z">
        <w:r w:rsidDel="007A4C69">
          <w:delText>,</w:delText>
        </w:r>
      </w:del>
      <w:ins w:id="80" w:author="Matthew.Siskey" w:date="2022-07-12T16:46:00Z">
        <w:r w:rsidR="007A4C69">
          <w:t xml:space="preserve"> This change in methodology</w:t>
        </w:r>
      </w:ins>
      <w:r>
        <w:t xml:space="preserve"> ha</w:t>
      </w:r>
      <w:ins w:id="81" w:author="Matthew.Siskey" w:date="2022-07-12T16:46:00Z">
        <w:r w:rsidR="007A4C69">
          <w:t>s</w:t>
        </w:r>
      </w:ins>
      <w:del w:id="82" w:author="Matthew.Siskey" w:date="2022-07-12T16:46:00Z">
        <w:r w:rsidDel="007A4C69">
          <w:delText xml:space="preserve">ve </w:delText>
        </w:r>
      </w:del>
      <w:ins w:id="83" w:author="Matthew.Siskey" w:date="2022-07-12T16:46:00Z">
        <w:r w:rsidR="007A4C69">
          <w:t xml:space="preserve"> </w:t>
        </w:r>
      </w:ins>
      <w:r>
        <w:t>been applied to some species</w:t>
      </w:r>
      <w:ins w:id="84" w:author="Matthew.Siskey" w:date="2022-07-12T16:46:00Z">
        <w:r w:rsidR="007A4C69">
          <w:t xml:space="preserve"> sampled on the EBS survey</w:t>
        </w:r>
      </w:ins>
      <w:r>
        <w:t>, although with varying consistency.</w:t>
      </w:r>
    </w:p>
    <w:p w14:paraId="0526081B" w14:textId="088081E8" w:rsidR="001347FE" w:rsidRDefault="007A4C69" w:rsidP="00C51FE4">
      <w:pPr>
        <w:pStyle w:val="BodyText"/>
        <w:ind w:firstLine="720"/>
      </w:pPr>
      <w:ins w:id="85" w:author="Matthew.Siskey" w:date="2022-07-12T16:49:00Z">
        <w:r>
          <w:t xml:space="preserve">The Resource Assessment and Conservation Engineering (RACE) Division of </w:t>
        </w:r>
      </w:ins>
      <w:ins w:id="86" w:author="Matthew.Siskey" w:date="2022-07-12T16:48:00Z">
        <w:r>
          <w:t xml:space="preserve">AFSC hosts data collected </w:t>
        </w:r>
      </w:ins>
      <w:ins w:id="87" w:author="Matthew.Siskey" w:date="2022-07-12T16:50:00Z">
        <w:r>
          <w:t xml:space="preserve">from bottom trawl surveys on an internal SQL-based server (“RACEBASE”). For the analysis we conducted, </w:t>
        </w:r>
      </w:ins>
      <w:del w:id="88" w:author="Matthew.Siskey" w:date="2022-07-12T16:51:00Z">
        <w:r w:rsidR="00792F79" w:rsidDel="007A4C69">
          <w:delText>T</w:delText>
        </w:r>
      </w:del>
      <w:ins w:id="89" w:author="Matthew.Siskey" w:date="2022-07-12T16:51:00Z">
        <w:r>
          <w:t>t</w:t>
        </w:r>
      </w:ins>
      <w:r w:rsidR="00792F79">
        <w:t xml:space="preserve">he database (i.e., RACEBASE) was queried based on functions used in the sumfish package in </w:t>
      </w:r>
      <w:r w:rsidR="00792F79" w:rsidRPr="00C51FE4">
        <w:t>Program R (</w:t>
      </w:r>
      <w:hyperlink r:id="rId12">
        <w:r w:rsidR="00792F79" w:rsidRPr="00C51FE4">
          <w:rPr>
            <w:rStyle w:val="Hyperlink"/>
            <w:color w:val="auto"/>
          </w:rPr>
          <w:t>https://github.com/afsc-gap-products/sumfish</w:t>
        </w:r>
      </w:hyperlink>
      <w:r w:rsidR="00792F79" w:rsidRPr="00C51FE4">
        <w:t xml:space="preserve">). Raw </w:t>
      </w:r>
      <w:r w:rsidR="00792F79">
        <w:t xml:space="preserve">length sample data were summarized to determine the average number </w:t>
      </w:r>
      <w:r w:rsidR="00792F79">
        <w:lastRenderedPageBreak/>
        <w:t>of sex-specific and total length frequency samples over the most recent three years by survey and species (EBS: 2017-2019; AI: 2014, 2016, 2018; GOA: 2017, 2019, 2021). Additionally we summarized the number of sex-specific lengths and total number of lengths collected per haul over time. The most frequently sampled species within each survey were then selected to be included in this analysis; these included primarily stocks that are assessed at AFSC with age</w:t>
      </w:r>
      <w:ins w:id="90" w:author="Matthew.Siskey" w:date="2022-07-12T16:52:00Z">
        <w:r>
          <w:t>-</w:t>
        </w:r>
      </w:ins>
      <w:del w:id="91" w:author="Matthew.Siskey" w:date="2022-07-12T16:52:00Z">
        <w:r w:rsidR="00792F79" w:rsidDel="007A4C69">
          <w:delText xml:space="preserve"> </w:delText>
        </w:r>
      </w:del>
      <w:r w:rsidR="00792F79">
        <w:t>structured assessment models, but also include stocks assessed solely with trawl survey biomass estimates.</w:t>
      </w:r>
    </w:p>
    <w:p w14:paraId="1F119B4C" w14:textId="77777777" w:rsidR="001347FE" w:rsidRPr="00C51FE4" w:rsidRDefault="00792F79" w:rsidP="00C51FE4">
      <w:pPr>
        <w:pStyle w:val="Heading2"/>
        <w:rPr>
          <w:i/>
          <w:sz w:val="24"/>
          <w:szCs w:val="24"/>
        </w:rPr>
      </w:pPr>
      <w:bookmarkStart w:id="92" w:name="Xd8ad7f23c7ab5ea1a5be8373fea30b2e386de14"/>
      <w:bookmarkEnd w:id="62"/>
      <w:r w:rsidRPr="00C51FE4">
        <w:rPr>
          <w:i/>
          <w:sz w:val="24"/>
          <w:szCs w:val="24"/>
        </w:rPr>
        <w:t>Expanding length frequency to population abundance at length</w:t>
      </w:r>
    </w:p>
    <w:p w14:paraId="017F81E3" w14:textId="1A26D293" w:rsidR="001347FE" w:rsidRDefault="00792F79" w:rsidP="00C51FE4">
      <w:pPr>
        <w:pStyle w:val="FirstParagraph"/>
        <w:ind w:firstLine="720"/>
      </w:pPr>
      <w:r>
        <w:t>Length frequency samples collected by the AFSC bottom trawl surveys are expanded by catch</w:t>
      </w:r>
      <w:ins w:id="93" w:author="Matthew.Siskey" w:date="2022-07-12T16:53:00Z">
        <w:r w:rsidR="007A4C69">
          <w:t>-per-unit-effort (CPUE)</w:t>
        </w:r>
      </w:ins>
      <w:r>
        <w:t xml:space="preserve"> and stratum area to obtain estimates of population abundance at length</w:t>
      </w:r>
      <w:ins w:id="94" w:author="Matthew.Siskey" w:date="2022-07-12T16:55:00Z">
        <w:r w:rsidR="00C0134A">
          <w:t xml:space="preserve"> (i.e., design-based expansion)</w:t>
        </w:r>
      </w:ins>
      <w:r>
        <w:t xml:space="preserve">. </w:t>
      </w:r>
      <w:ins w:id="95" w:author="Matthew.Siskey" w:date="2022-07-12T16:56:00Z">
        <w:r w:rsidR="00C0134A">
          <w:t xml:space="preserve">In a design-based expansion process, </w:t>
        </w:r>
      </w:ins>
      <w:del w:id="96" w:author="Matthew.Siskey" w:date="2022-07-12T16:56:00Z">
        <w:r w:rsidDel="00C0134A">
          <w:delText>T</w:delText>
        </w:r>
      </w:del>
      <w:ins w:id="97" w:author="Matthew.Siskey" w:date="2022-07-12T16:56:00Z">
        <w:r w:rsidR="00C0134A">
          <w:t>t</w:t>
        </w:r>
      </w:ins>
      <w:r>
        <w:t xml:space="preserve">his is often referred to as the ‘first stage expansion’ and is a common method to obtain population estimates at length from area-swept survey data Miller and Skalski (2006). Population abundance at length are computed for </w:t>
      </w:r>
      <w:ins w:id="98" w:author="Matthew.Siskey" w:date="2022-07-12T16:57:00Z">
        <w:r w:rsidR="00C0134A">
          <w:t xml:space="preserve">all </w:t>
        </w:r>
      </w:ins>
      <w:r>
        <w:t>three sex categories</w:t>
      </w:r>
      <w:ins w:id="99" w:author="Matthew.Siskey" w:date="2022-07-12T16:57:00Z">
        <w:r w:rsidR="00C0134A">
          <w:t xml:space="preserve"> </w:t>
        </w:r>
      </w:ins>
      <w:del w:id="100" w:author="Matthew.Siskey" w:date="2022-07-12T16:57:00Z">
        <w:r w:rsidDel="00C0134A">
          <w:delText xml:space="preserve">: </w:delText>
        </w:r>
      </w:del>
      <w:ins w:id="101" w:author="Matthew.Siskey" w:date="2022-07-12T16:57:00Z">
        <w:r w:rsidR="00C0134A">
          <w:t>(</w:t>
        </w:r>
      </w:ins>
      <w:r>
        <w:t>males, females, and unsexed</w:t>
      </w:r>
      <w:ins w:id="102" w:author="Matthew.Siskey" w:date="2022-07-12T16:57:00Z">
        <w:r w:rsidR="00C0134A">
          <w:t>)</w:t>
        </w:r>
      </w:ins>
      <w:r>
        <w:t xml:space="preserve"> at the stratum level, which are then summed across strat</w:t>
      </w:r>
      <w:ins w:id="103" w:author="Matthew.Siskey" w:date="2022-07-12T16:57:00Z">
        <w:r w:rsidR="00C0134A">
          <w:t>a</w:t>
        </w:r>
      </w:ins>
      <w:del w:id="104" w:author="Matthew.Siskey" w:date="2022-07-12T16:57:00Z">
        <w:r w:rsidDel="00C0134A">
          <w:delText>um</w:delText>
        </w:r>
      </w:del>
      <w:r>
        <w:t xml:space="preserve"> to obtain the population abundance at length for the management-scale region (i.e., EBS, AI, or GOA)</w:t>
      </w:r>
      <w:ins w:id="105" w:author="Matthew.Siskey" w:date="2022-07-12T16:58:00Z">
        <w:r w:rsidR="00C0134A">
          <w:t>.</w:t>
        </w:r>
      </w:ins>
      <w:del w:id="106" w:author="Matthew.Siskey" w:date="2022-07-12T16:58:00Z">
        <w:r w:rsidDel="00C0134A">
          <w:delText>,</w:delText>
        </w:r>
      </w:del>
      <w:r>
        <w:t xml:space="preserve"> </w:t>
      </w:r>
      <w:del w:id="107" w:author="Matthew.Siskey" w:date="2022-07-12T16:58:00Z">
        <w:r w:rsidDel="00C0134A">
          <w:delText xml:space="preserve">these </w:delText>
        </w:r>
      </w:del>
      <w:ins w:id="108" w:author="Matthew.Siskey" w:date="2022-07-12T16:58:00Z">
        <w:r w:rsidR="00C0134A">
          <w:t>T</w:t>
        </w:r>
        <w:r w:rsidR="00C0134A">
          <w:t xml:space="preserve">hese </w:t>
        </w:r>
      </w:ins>
      <w:r>
        <w:t>can also be summed to any sub-region level</w:t>
      </w:r>
      <w:ins w:id="109" w:author="Matthew.Siskey" w:date="2022-07-12T16:59:00Z">
        <w:r w:rsidR="00C0134A">
          <w:t xml:space="preserve"> </w:t>
        </w:r>
      </w:ins>
      <w:r>
        <w:t>.</w:t>
      </w:r>
    </w:p>
    <w:p w14:paraId="13A69BB0" w14:textId="08019A22" w:rsidR="001347FE" w:rsidRDefault="00792F79" w:rsidP="00C51FE4">
      <w:pPr>
        <w:pStyle w:val="BodyText"/>
        <w:ind w:firstLine="720"/>
      </w:pPr>
      <w:r>
        <w:t>In the first step of this process we compute the overall population numbers in year-</w:t>
      </w:r>
      <w:r>
        <w:rPr>
          <w:i/>
          <w:iCs/>
        </w:rPr>
        <w:t>y</w:t>
      </w:r>
      <w:r>
        <w:t xml:space="preserve"> </w:t>
      </w:r>
      <w:del w:id="110" w:author="Matthew.Siskey" w:date="2022-07-12T17:00:00Z">
        <w:r w:rsidDel="00C0134A">
          <w:delText xml:space="preserve">within </w:delText>
        </w:r>
      </w:del>
      <w:ins w:id="111" w:author="Matthew.Siskey" w:date="2022-07-12T17:00:00Z">
        <w:r w:rsidR="00C0134A">
          <w:t>for</w:t>
        </w:r>
        <w:r w:rsidR="00C0134A">
          <w:t xml:space="preserve"> </w:t>
        </w:r>
      </w:ins>
      <w:r>
        <w:t>stratum-</w:t>
      </w:r>
      <w:r>
        <w:rPr>
          <w:i/>
          <w:iCs/>
        </w:rPr>
        <w:t>st</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oMath>
      <w:r>
        <w:t>) with:</w:t>
      </w:r>
    </w:p>
    <w:p w14:paraId="79AF6795" w14:textId="77777777" w:rsidR="001347FE" w:rsidRDefault="002F7DBE">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st</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5925B0C2" w14:textId="7B0706E1" w:rsidR="001347FE" w:rsidRDefault="00792F79">
      <w:pPr>
        <w:pStyle w:val="FirstParagraph"/>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st</m:t>
            </m:r>
          </m:sub>
        </m:sSub>
      </m:oMath>
      <w:r>
        <w:t xml:space="preserve"> is the area of stratum-</w:t>
      </w:r>
      <w:r>
        <w:rPr>
          <w:i/>
          <w:iCs/>
        </w:rPr>
        <w:t>st</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average catch per unit effort </w:t>
      </w:r>
      <w:del w:id="112" w:author="Matthew.Siskey" w:date="2022-07-12T17:00:00Z">
        <w:r w:rsidDel="00C0134A">
          <w:delText xml:space="preserve">of numbers captured </w:delText>
        </w:r>
      </w:del>
      <w:r>
        <w:t>across the hauls within a strata, given by:</w:t>
      </w:r>
    </w:p>
    <w:commentRangeStart w:id="113"/>
    <w:p w14:paraId="15FADAD2" w14:textId="77777777" w:rsidR="001347FE" w:rsidRDefault="002F7DBE">
      <w:pPr>
        <w:pStyle w:val="BodyText"/>
      </w:pPr>
      <m:oMathPara>
        <m:oMathParaPr>
          <m:jc m:val="center"/>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nary>
          <m:r>
            <w:rPr>
              <w:rFonts w:ascii="Cambria Math" w:hAnsi="Cambria Math"/>
            </w:rPr>
            <m:t>  </m:t>
          </m:r>
          <m:d>
            <m:dPr>
              <m:ctrlPr>
                <w:rPr>
                  <w:rFonts w:ascii="Cambria Math" w:hAnsi="Cambria Math"/>
                </w:rPr>
              </m:ctrlPr>
            </m:dPr>
            <m:e>
              <m:r>
                <w:rPr>
                  <w:rFonts w:ascii="Cambria Math" w:hAnsi="Cambria Math"/>
                </w:rPr>
                <m:t>2</m:t>
              </m:r>
            </m:e>
          </m:d>
          <w:commentRangeEnd w:id="113"/>
          <m:r>
            <m:rPr>
              <m:sty m:val="p"/>
            </m:rPr>
            <w:rPr>
              <w:rStyle w:val="CommentReference"/>
            </w:rPr>
            <w:commentReference w:id="113"/>
          </m:r>
        </m:oMath>
      </m:oMathPara>
    </w:p>
    <w:p w14:paraId="53A963AF" w14:textId="65E05642" w:rsidR="001347FE" w:rsidRDefault="00792F79">
      <w:pPr>
        <w:pStyle w:val="FirstParagraph"/>
      </w:pPr>
      <w:r>
        <w:t xml:space="preserve">where </w:t>
      </w:r>
      <m:oMath>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number of hauls,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in haul-</w:t>
      </w:r>
      <w:r>
        <w:rPr>
          <w:i/>
          <w:iCs/>
        </w:rPr>
        <w:t>h</w:t>
      </w:r>
      <w:r>
        <w:t xml:space="preserve">, and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effort in haul-</w:t>
      </w:r>
      <w:r>
        <w:rPr>
          <w:i/>
          <w:iCs/>
        </w:rPr>
        <w:t>h</w:t>
      </w:r>
      <w:del w:id="114" w:author="Matthew.Siskey" w:date="2022-07-12T17:02:00Z">
        <w:r w:rsidDel="00C0134A">
          <w:delText xml:space="preserve">, </w:delText>
        </w:r>
      </w:del>
      <w:ins w:id="115" w:author="Matthew.Siskey" w:date="2022-07-12T17:02:00Z">
        <w:r w:rsidR="00C0134A">
          <w:t>.</w:t>
        </w:r>
        <w:r w:rsidR="00C0134A">
          <w:t xml:space="preserve"> </w:t>
        </w:r>
      </w:ins>
      <m:oMath>
        <m:sSub>
          <m:sSubPr>
            <m:ctrlPr>
              <w:ins w:id="116" w:author="Matthew.Siskey" w:date="2022-07-12T17:03:00Z">
                <w:rPr>
                  <w:rFonts w:ascii="Cambria Math" w:hAnsi="Cambria Math"/>
                </w:rPr>
              </w:ins>
            </m:ctrlPr>
          </m:sSubPr>
          <m:e>
            <m:r>
              <w:ins w:id="117" w:author="Matthew.Siskey" w:date="2022-07-12T17:03:00Z">
                <w:rPr>
                  <w:rFonts w:ascii="Cambria Math" w:hAnsi="Cambria Math"/>
                </w:rPr>
                <m:t>E</m:t>
              </w:ins>
            </m:r>
          </m:e>
          <m:sub>
            <m:r>
              <w:ins w:id="118" w:author="Matthew.Siskey" w:date="2022-07-12T17:03:00Z">
                <w:rPr>
                  <w:rFonts w:ascii="Cambria Math" w:hAnsi="Cambria Math"/>
                </w:rPr>
                <m:t>h</m:t>
              </w:ins>
            </m:r>
            <m:r>
              <w:ins w:id="119" w:author="Matthew.Siskey" w:date="2022-07-12T17:03:00Z">
                <m:rPr>
                  <m:sty m:val="p"/>
                </m:rPr>
                <w:rPr>
                  <w:rFonts w:ascii="Cambria Math" w:hAnsi="Cambria Math"/>
                </w:rPr>
                <m:t>,</m:t>
              </w:ins>
            </m:r>
            <m:r>
              <w:ins w:id="120" w:author="Matthew.Siskey" w:date="2022-07-12T17:03:00Z">
                <w:rPr>
                  <w:rFonts w:ascii="Cambria Math" w:hAnsi="Cambria Math"/>
                </w:rPr>
                <m:t>st</m:t>
              </w:ins>
            </m:r>
            <m:r>
              <w:ins w:id="121" w:author="Matthew.Siskey" w:date="2022-07-12T17:03:00Z">
                <m:rPr>
                  <m:sty m:val="p"/>
                </m:rPr>
                <w:rPr>
                  <w:rFonts w:ascii="Cambria Math" w:hAnsi="Cambria Math"/>
                </w:rPr>
                <m:t>,</m:t>
              </w:ins>
            </m:r>
            <m:r>
              <w:ins w:id="122" w:author="Matthew.Siskey" w:date="2022-07-12T17:03:00Z">
                <w:rPr>
                  <w:rFonts w:ascii="Cambria Math" w:hAnsi="Cambria Math"/>
                </w:rPr>
                <m:t>y</m:t>
              </w:ins>
            </m:r>
          </m:sub>
        </m:sSub>
      </m:oMath>
      <w:del w:id="123" w:author="Matthew.Siskey" w:date="2022-07-12T17:03:00Z">
        <w:r w:rsidDel="00C0134A">
          <w:delText xml:space="preserve">which </w:delText>
        </w:r>
      </w:del>
      <w:r>
        <w:t xml:space="preserve">is computed as the </w:t>
      </w:r>
      <w:commentRangeStart w:id="124"/>
      <w:r>
        <w:t>net width multiplied by the time on bottom</w:t>
      </w:r>
      <w:commentRangeEnd w:id="124"/>
      <w:r w:rsidR="00C0134A">
        <w:rPr>
          <w:rStyle w:val="CommentReference"/>
        </w:rPr>
        <w:commentReference w:id="124"/>
      </w:r>
      <w:r>
        <w:t xml:space="preserve">, or, the area swept by </w:t>
      </w:r>
      <w:r>
        <w:lastRenderedPageBreak/>
        <w:t>the haul (in km</w:t>
      </w:r>
      <w:r>
        <w:rPr>
          <w:vertAlign w:val="superscript"/>
        </w:rPr>
        <w:t>2</w:t>
      </w:r>
      <w:r>
        <w:t>). Next, the ratio of catch per unit effort among hauls per stratum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is computed by:</w:t>
      </w:r>
    </w:p>
    <w:p w14:paraId="24620FA9" w14:textId="77777777" w:rsidR="001347FE" w:rsidRDefault="002F7DBE">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3</m:t>
              </m:r>
            </m:e>
          </m:d>
        </m:oMath>
      </m:oMathPara>
    </w:p>
    <w:p w14:paraId="60FF8D20" w14:textId="1EF25826" w:rsidR="001347FE" w:rsidRPr="006E09FA" w:rsidDel="006E09FA" w:rsidRDefault="00792F79" w:rsidP="006E09FA">
      <w:pPr>
        <w:pStyle w:val="FirstParagraph"/>
        <w:rPr>
          <w:del w:id="125" w:author="Matthew.Siskey" w:date="2022-07-13T14:39:00Z"/>
          <w:rFonts w:ascii="Cambria Math" w:hAnsi="Cambria Math"/>
          <w:oMath/>
        </w:rPr>
      </w:pPr>
      <w:r>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w:t>
      </w:r>
      <w:ins w:id="126" w:author="Matthew.Siskey" w:date="2022-07-13T14:07:00Z">
        <w:r w:rsidR="00004F3D">
          <w:t xml:space="preserve">in numbers </w:t>
        </w:r>
      </w:ins>
      <w:r>
        <w:t xml:space="preserve">per unit effort </w:t>
      </w:r>
      <w:del w:id="127" w:author="Matthew.Siskey" w:date="2022-07-13T14:07:00Z">
        <w:r w:rsidDel="00004F3D">
          <w:delText xml:space="preserve">of numbers caught </w:delText>
        </w:r>
      </w:del>
      <w:r>
        <w:t>within a haul-</w:t>
      </w:r>
      <w:r>
        <w:rPr>
          <w:i/>
          <w:iCs/>
        </w:rPr>
        <w:t>h</w:t>
      </w:r>
      <w:r>
        <w:t>. We then compute the sex-specific ratio of the total number of lengths sampled within a haul by length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with</w:t>
      </w:r>
      <w:r w:rsidR="006E09FA">
        <w:t>:</w:t>
      </w:r>
    </w:p>
    <w:p w14:paraId="02BA0596" w14:textId="77777777" w:rsidR="006E09FA" w:rsidRPr="006E09FA" w:rsidRDefault="002F7DBE" w:rsidP="006E09FA">
      <w:pPr>
        <w:pStyle w:val="FirstParagraph"/>
        <w:rPr>
          <w:ins w:id="128" w:author="Matthew.Siskey" w:date="2022-07-13T14:39:00Z"/>
          <w:rFonts w:eastAsiaTheme="minorEastAsia"/>
        </w:rPr>
      </w:pPr>
      <m:oMathPara>
        <m:oMath>
          <m:sSub>
            <m:sSubPr>
              <m:ctrlPr>
                <w:del w:id="129" w:author="Matthew.Siskey" w:date="2022-07-13T14:26:00Z">
                  <w:rPr>
                    <w:rFonts w:ascii="Cambria Math" w:hAnsi="Cambria Math"/>
                  </w:rPr>
                </w:del>
              </m:ctrlPr>
            </m:sSubPr>
            <m:e>
              <m:acc>
                <m:accPr>
                  <m:ctrlPr>
                    <w:del w:id="130" w:author="Matthew.Siskey" w:date="2022-07-13T14:26:00Z">
                      <w:rPr>
                        <w:rFonts w:ascii="Cambria Math" w:hAnsi="Cambria Math"/>
                      </w:rPr>
                    </w:del>
                  </m:ctrlPr>
                </m:accPr>
                <m:e>
                  <m:r>
                    <w:del w:id="131" w:author="Matthew.Siskey" w:date="2022-07-13T14:26:00Z">
                      <w:rPr>
                        <w:rFonts w:ascii="Cambria Math" w:hAnsi="Cambria Math"/>
                      </w:rPr>
                      <m:t>p</m:t>
                    </w:del>
                  </m:r>
                </m:e>
              </m:acc>
            </m:e>
            <m:sub>
              <m:r>
                <w:del w:id="132" w:author="Matthew.Siskey" w:date="2022-07-13T14:26:00Z">
                  <w:rPr>
                    <w:rFonts w:ascii="Cambria Math" w:hAnsi="Cambria Math"/>
                  </w:rPr>
                  <m:t>sx</m:t>
                </w:del>
              </m:r>
              <m:r>
                <w:del w:id="133" w:author="Matthew.Siskey" w:date="2022-07-13T14:26:00Z">
                  <m:rPr>
                    <m:sty m:val="p"/>
                  </m:rPr>
                  <w:rPr>
                    <w:rFonts w:ascii="Cambria Math" w:hAnsi="Cambria Math"/>
                  </w:rPr>
                  <m:t>,</m:t>
                </w:del>
              </m:r>
              <m:r>
                <w:del w:id="134" w:author="Matthew.Siskey" w:date="2022-07-13T14:26:00Z">
                  <w:rPr>
                    <w:rFonts w:ascii="Cambria Math" w:hAnsi="Cambria Math"/>
                  </w:rPr>
                  <m:t>l</m:t>
                </w:del>
              </m:r>
              <m:r>
                <w:del w:id="135" w:author="Matthew.Siskey" w:date="2022-07-13T14:26:00Z">
                  <m:rPr>
                    <m:sty m:val="p"/>
                  </m:rPr>
                  <w:rPr>
                    <w:rFonts w:ascii="Cambria Math" w:hAnsi="Cambria Math"/>
                  </w:rPr>
                  <m:t>,</m:t>
                </w:del>
              </m:r>
              <m:r>
                <w:del w:id="136" w:author="Matthew.Siskey" w:date="2022-07-13T14:26:00Z">
                  <w:rPr>
                    <w:rFonts w:ascii="Cambria Math" w:hAnsi="Cambria Math"/>
                  </w:rPr>
                  <m:t>h</m:t>
                </w:del>
              </m:r>
              <m:r>
                <w:del w:id="137" w:author="Matthew.Siskey" w:date="2022-07-13T14:26:00Z">
                  <m:rPr>
                    <m:sty m:val="p"/>
                  </m:rPr>
                  <w:rPr>
                    <w:rFonts w:ascii="Cambria Math" w:hAnsi="Cambria Math"/>
                  </w:rPr>
                  <m:t>,</m:t>
                </w:del>
              </m:r>
              <m:r>
                <w:del w:id="138" w:author="Matthew.Siskey" w:date="2022-07-13T14:26:00Z">
                  <w:rPr>
                    <w:rFonts w:ascii="Cambria Math" w:hAnsi="Cambria Math"/>
                  </w:rPr>
                  <m:t>st</m:t>
                </w:del>
              </m:r>
              <m:r>
                <w:del w:id="139" w:author="Matthew.Siskey" w:date="2022-07-13T14:26:00Z">
                  <m:rPr>
                    <m:sty m:val="p"/>
                  </m:rPr>
                  <w:rPr>
                    <w:rFonts w:ascii="Cambria Math" w:hAnsi="Cambria Math"/>
                  </w:rPr>
                  <m:t>,</m:t>
                </w:del>
              </m:r>
              <m:r>
                <w:del w:id="140" w:author="Matthew.Siskey" w:date="2022-07-13T14:26:00Z">
                  <w:rPr>
                    <w:rFonts w:ascii="Cambria Math" w:hAnsi="Cambria Math"/>
                  </w:rPr>
                  <m:t>y</m:t>
                </w:del>
              </m:r>
            </m:sub>
          </m:sSub>
          <m:r>
            <w:del w:id="141" w:author="Matthew.Siskey" w:date="2022-07-13T14:26:00Z">
              <m:rPr>
                <m:sty m:val="p"/>
              </m:rPr>
              <w:rPr>
                <w:rFonts w:ascii="Cambria Math" w:hAnsi="Cambria Math"/>
              </w:rPr>
              <m:t>=</m:t>
            </w:del>
          </m:r>
          <m:d>
            <m:dPr>
              <m:begChr m:val="{"/>
              <m:endChr m:val=""/>
              <m:ctrlPr>
                <w:del w:id="142" w:author="Matthew.Siskey" w:date="2022-07-13T14:26:00Z">
                  <w:rPr>
                    <w:rFonts w:ascii="Cambria Math" w:hAnsi="Cambria Math"/>
                  </w:rPr>
                </w:del>
              </m:ctrlPr>
            </m:dPr>
            <m:e>
              <m:m>
                <m:mPr>
                  <m:plcHide m:val="1"/>
                  <m:mcs>
                    <m:mc>
                      <m:mcPr>
                        <m:count m:val="1"/>
                        <m:mcJc m:val="left"/>
                      </m:mcPr>
                    </m:mc>
                  </m:mcs>
                  <m:ctrlPr>
                    <w:del w:id="143" w:author="Matthew.Siskey" w:date="2022-07-13T14:26:00Z">
                      <w:rPr>
                        <w:rFonts w:ascii="Cambria Math" w:hAnsi="Cambria Math"/>
                      </w:rPr>
                    </w:del>
                  </m:ctrlPr>
                </m:mPr>
                <m:mr>
                  <m:e>
                    <m:d>
                      <m:dPr>
                        <m:ctrlPr>
                          <w:del w:id="144" w:author="Matthew.Siskey" w:date="2022-07-13T14:26:00Z">
                            <w:rPr>
                              <w:rFonts w:ascii="Cambria Math" w:hAnsi="Cambria Math"/>
                            </w:rPr>
                          </w:del>
                        </m:ctrlPr>
                      </m:dPr>
                      <m:e>
                        <m:r>
                          <w:del w:id="145" w:author="Matthew.Siskey" w:date="2022-07-13T14:26:00Z">
                            <w:rPr>
                              <w:rFonts w:ascii="Cambria Math" w:hAnsi="Cambria Math"/>
                            </w:rPr>
                            <m:t>1</m:t>
                          </w:del>
                        </m:r>
                      </m:e>
                    </m:d>
                    <m:f>
                      <m:fPr>
                        <m:ctrlPr>
                          <w:del w:id="146" w:author="Matthew.Siskey" w:date="2022-07-13T14:26:00Z">
                            <w:rPr>
                              <w:rFonts w:ascii="Cambria Math" w:hAnsi="Cambria Math"/>
                            </w:rPr>
                          </w:del>
                        </m:ctrlPr>
                      </m:fPr>
                      <m:num>
                        <m:sSub>
                          <m:sSubPr>
                            <m:ctrlPr>
                              <w:del w:id="147" w:author="Matthew.Siskey" w:date="2022-07-13T14:26:00Z">
                                <w:rPr>
                                  <w:rFonts w:ascii="Cambria Math" w:hAnsi="Cambria Math"/>
                                </w:rPr>
                              </w:del>
                            </m:ctrlPr>
                          </m:sSubPr>
                          <m:e>
                            <m:r>
                              <w:del w:id="148" w:author="Matthew.Siskey" w:date="2022-07-13T14:26:00Z">
                                <w:rPr>
                                  <w:rFonts w:ascii="Cambria Math" w:hAnsi="Cambria Math"/>
                                </w:rPr>
                                <m:t>N</m:t>
                              </w:del>
                            </m:r>
                          </m:e>
                          <m:sub>
                            <m:r>
                              <w:del w:id="149" w:author="Matthew.Siskey" w:date="2022-07-13T14:26:00Z">
                                <w:rPr>
                                  <w:rFonts w:ascii="Cambria Math" w:hAnsi="Cambria Math"/>
                                </w:rPr>
                                <m:t>sx</m:t>
                              </w:del>
                            </m:r>
                            <m:r>
                              <w:del w:id="150" w:author="Matthew.Siskey" w:date="2022-07-13T14:26:00Z">
                                <m:rPr>
                                  <m:sty m:val="p"/>
                                </m:rPr>
                                <w:rPr>
                                  <w:rFonts w:ascii="Cambria Math" w:hAnsi="Cambria Math"/>
                                </w:rPr>
                                <m:t>,</m:t>
                              </w:del>
                            </m:r>
                            <m:r>
                              <w:del w:id="151" w:author="Matthew.Siskey" w:date="2022-07-13T14:26:00Z">
                                <w:rPr>
                                  <w:rFonts w:ascii="Cambria Math" w:hAnsi="Cambria Math"/>
                                </w:rPr>
                                <m:t>l</m:t>
                              </w:del>
                            </m:r>
                            <m:r>
                              <w:del w:id="152" w:author="Matthew.Siskey" w:date="2022-07-13T14:26:00Z">
                                <m:rPr>
                                  <m:sty m:val="p"/>
                                </m:rPr>
                                <w:rPr>
                                  <w:rFonts w:ascii="Cambria Math" w:hAnsi="Cambria Math"/>
                                </w:rPr>
                                <m:t>,</m:t>
                              </w:del>
                            </m:r>
                            <m:r>
                              <w:del w:id="153" w:author="Matthew.Siskey" w:date="2022-07-13T14:26:00Z">
                                <w:rPr>
                                  <w:rFonts w:ascii="Cambria Math" w:hAnsi="Cambria Math"/>
                                </w:rPr>
                                <m:t>h</m:t>
                              </w:del>
                            </m:r>
                            <m:r>
                              <w:del w:id="154" w:author="Matthew.Siskey" w:date="2022-07-13T14:26:00Z">
                                <m:rPr>
                                  <m:sty m:val="p"/>
                                </m:rPr>
                                <w:rPr>
                                  <w:rFonts w:ascii="Cambria Math" w:hAnsi="Cambria Math"/>
                                </w:rPr>
                                <m:t>,</m:t>
                              </w:del>
                            </m:r>
                            <m:r>
                              <w:del w:id="155" w:author="Matthew.Siskey" w:date="2022-07-13T14:26:00Z">
                                <w:rPr>
                                  <w:rFonts w:ascii="Cambria Math" w:hAnsi="Cambria Math"/>
                                </w:rPr>
                                <m:t>st</m:t>
                              </w:del>
                            </m:r>
                            <m:r>
                              <w:del w:id="156" w:author="Matthew.Siskey" w:date="2022-07-13T14:26:00Z">
                                <m:rPr>
                                  <m:sty m:val="p"/>
                                </m:rPr>
                                <w:rPr>
                                  <w:rFonts w:ascii="Cambria Math" w:hAnsi="Cambria Math"/>
                                </w:rPr>
                                <m:t>,</m:t>
                              </w:del>
                            </m:r>
                            <m:r>
                              <w:del w:id="157" w:author="Matthew.Siskey" w:date="2022-07-13T14:26:00Z">
                                <w:rPr>
                                  <w:rFonts w:ascii="Cambria Math" w:hAnsi="Cambria Math"/>
                                </w:rPr>
                                <m:t>y</m:t>
                              </w:del>
                            </m:r>
                          </m:sub>
                        </m:sSub>
                      </m:num>
                      <m:den>
                        <m:sSub>
                          <m:sSubPr>
                            <m:ctrlPr>
                              <w:del w:id="158" w:author="Matthew.Siskey" w:date="2022-07-13T14:26:00Z">
                                <w:rPr>
                                  <w:rFonts w:ascii="Cambria Math" w:hAnsi="Cambria Math"/>
                                </w:rPr>
                              </w:del>
                            </m:ctrlPr>
                          </m:sSubPr>
                          <m:e>
                            <m:r>
                              <w:del w:id="159" w:author="Matthew.Siskey" w:date="2022-07-13T14:26:00Z">
                                <w:rPr>
                                  <w:rFonts w:ascii="Cambria Math" w:hAnsi="Cambria Math"/>
                                </w:rPr>
                                <m:t>N</m:t>
                              </w:del>
                            </m:r>
                          </m:e>
                          <m:sub>
                            <m:r>
                              <w:del w:id="160" w:author="Matthew.Siskey" w:date="2022-07-13T14:26:00Z">
                                <w:rPr>
                                  <w:rFonts w:ascii="Cambria Math" w:hAnsi="Cambria Math"/>
                                </w:rPr>
                                <m:t>h</m:t>
                              </w:del>
                            </m:r>
                            <m:r>
                              <w:del w:id="161" w:author="Matthew.Siskey" w:date="2022-07-13T14:26:00Z">
                                <m:rPr>
                                  <m:sty m:val="p"/>
                                </m:rPr>
                                <w:rPr>
                                  <w:rFonts w:ascii="Cambria Math" w:hAnsi="Cambria Math"/>
                                </w:rPr>
                                <m:t>,</m:t>
                              </w:del>
                            </m:r>
                            <m:r>
                              <w:del w:id="162" w:author="Matthew.Siskey" w:date="2022-07-13T14:26:00Z">
                                <w:rPr>
                                  <w:rFonts w:ascii="Cambria Math" w:hAnsi="Cambria Math"/>
                                </w:rPr>
                                <m:t>st</m:t>
                              </w:del>
                            </m:r>
                            <m:r>
                              <w:del w:id="163" w:author="Matthew.Siskey" w:date="2022-07-13T14:26:00Z">
                                <m:rPr>
                                  <m:sty m:val="p"/>
                                </m:rPr>
                                <w:rPr>
                                  <w:rFonts w:ascii="Cambria Math" w:hAnsi="Cambria Math"/>
                                </w:rPr>
                                <m:t>,</m:t>
                              </w:del>
                            </m:r>
                            <m:r>
                              <w:del w:id="164" w:author="Matthew.Siskey" w:date="2022-07-13T14:26:00Z">
                                <w:rPr>
                                  <w:rFonts w:ascii="Cambria Math" w:hAnsi="Cambria Math"/>
                                </w:rPr>
                                <m:t>y</m:t>
                              </w:del>
                            </m:r>
                          </m:sub>
                        </m:sSub>
                      </m:den>
                    </m:f>
                  </m:e>
                </m:mr>
                <m:mr>
                  <m:e>
                    <m:d>
                      <m:dPr>
                        <m:ctrlPr>
                          <w:del w:id="165" w:author="Matthew.Siskey" w:date="2022-07-13T14:26:00Z">
                            <w:rPr>
                              <w:rFonts w:ascii="Cambria Math" w:hAnsi="Cambria Math"/>
                            </w:rPr>
                          </w:del>
                        </m:ctrlPr>
                      </m:dPr>
                      <m:e>
                        <m:r>
                          <w:del w:id="166" w:author="Matthew.Siskey" w:date="2022-07-13T14:26:00Z">
                            <w:rPr>
                              <w:rFonts w:ascii="Cambria Math" w:hAnsi="Cambria Math"/>
                            </w:rPr>
                            <m:t>2</m:t>
                          </w:del>
                        </m:r>
                      </m:e>
                    </m:d>
                    <m:f>
                      <m:fPr>
                        <m:ctrlPr>
                          <w:del w:id="167" w:author="Matthew.Siskey" w:date="2022-07-13T14:26:00Z">
                            <w:rPr>
                              <w:rFonts w:ascii="Cambria Math" w:hAnsi="Cambria Math"/>
                            </w:rPr>
                          </w:del>
                        </m:ctrlPr>
                      </m:fPr>
                      <m:num>
                        <m:nary>
                          <m:naryPr>
                            <m:chr m:val="∑"/>
                            <m:limLoc m:val="undOvr"/>
                            <m:ctrlPr>
                              <w:del w:id="168" w:author="Matthew.Siskey" w:date="2022-07-13T14:26:00Z">
                                <w:rPr>
                                  <w:rFonts w:ascii="Cambria Math" w:hAnsi="Cambria Math"/>
                                </w:rPr>
                              </w:del>
                            </m:ctrlPr>
                          </m:naryPr>
                          <m:sub>
                            <m:r>
                              <w:del w:id="169" w:author="Matthew.Siskey" w:date="2022-07-13T14:26:00Z">
                                <w:rPr>
                                  <w:rFonts w:ascii="Cambria Math" w:hAnsi="Cambria Math"/>
                                </w:rPr>
                                <m:t>h</m:t>
                              </w:del>
                            </m:r>
                            <m:r>
                              <w:del w:id="170" w:author="Matthew.Siskey" w:date="2022-07-13T14:26:00Z">
                                <m:rPr>
                                  <m:sty m:val="p"/>
                                </m:rPr>
                                <w:rPr>
                                  <w:rFonts w:ascii="Cambria Math" w:hAnsi="Cambria Math"/>
                                </w:rPr>
                                <m:t>=</m:t>
                              </w:del>
                            </m:r>
                            <m:r>
                              <w:del w:id="171" w:author="Matthew.Siskey" w:date="2022-07-13T14:26:00Z">
                                <w:rPr>
                                  <w:rFonts w:ascii="Cambria Math" w:hAnsi="Cambria Math"/>
                                </w:rPr>
                                <m:t>1</m:t>
                              </w:del>
                            </m:r>
                          </m:sub>
                          <m:sup>
                            <m:sSub>
                              <m:sSubPr>
                                <m:ctrlPr>
                                  <w:del w:id="172" w:author="Matthew.Siskey" w:date="2022-07-13T14:26:00Z">
                                    <w:rPr>
                                      <w:rFonts w:ascii="Cambria Math" w:hAnsi="Cambria Math"/>
                                    </w:rPr>
                                  </w:del>
                                </m:ctrlPr>
                              </m:sSubPr>
                              <m:e>
                                <m:r>
                                  <w:del w:id="173" w:author="Matthew.Siskey" w:date="2022-07-13T14:26:00Z">
                                    <w:rPr>
                                      <w:rFonts w:ascii="Cambria Math" w:hAnsi="Cambria Math"/>
                                    </w:rPr>
                                    <m:t>H</m:t>
                                  </w:del>
                                </m:r>
                              </m:e>
                              <m:sub>
                                <m:r>
                                  <w:del w:id="174" w:author="Matthew.Siskey" w:date="2022-07-13T14:26:00Z">
                                    <w:rPr>
                                      <w:rFonts w:ascii="Cambria Math" w:hAnsi="Cambria Math"/>
                                    </w:rPr>
                                    <m:t>st</m:t>
                                  </w:del>
                                </m:r>
                                <m:r>
                                  <w:del w:id="175" w:author="Matthew.Siskey" w:date="2022-07-13T14:26:00Z">
                                    <m:rPr>
                                      <m:sty m:val="p"/>
                                    </m:rPr>
                                    <w:rPr>
                                      <w:rFonts w:ascii="Cambria Math" w:hAnsi="Cambria Math"/>
                                    </w:rPr>
                                    <m:t>,</m:t>
                                  </w:del>
                                </m:r>
                                <m:r>
                                  <w:del w:id="176" w:author="Matthew.Siskey" w:date="2022-07-13T14:26:00Z">
                                    <w:rPr>
                                      <w:rFonts w:ascii="Cambria Math" w:hAnsi="Cambria Math"/>
                                    </w:rPr>
                                    <m:t>y</m:t>
                                  </w:del>
                                </m:r>
                              </m:sub>
                            </m:sSub>
                          </m:sup>
                          <m:e>
                            <m:d>
                              <m:dPr>
                                <m:begChr m:val="["/>
                                <m:endChr m:val="]"/>
                                <m:ctrlPr>
                                  <w:del w:id="177" w:author="Matthew.Siskey" w:date="2022-07-13T14:26:00Z">
                                    <w:rPr>
                                      <w:rFonts w:ascii="Cambria Math" w:hAnsi="Cambria Math"/>
                                    </w:rPr>
                                  </w:del>
                                </m:ctrlPr>
                              </m:dPr>
                              <m:e>
                                <m:f>
                                  <m:fPr>
                                    <m:ctrlPr>
                                      <w:del w:id="178" w:author="Matthew.Siskey" w:date="2022-07-13T14:26:00Z">
                                        <w:rPr>
                                          <w:rFonts w:ascii="Cambria Math" w:hAnsi="Cambria Math"/>
                                        </w:rPr>
                                      </w:del>
                                    </m:ctrlPr>
                                  </m:fPr>
                                  <m:num>
                                    <m:sSub>
                                      <m:sSubPr>
                                        <m:ctrlPr>
                                          <w:del w:id="179" w:author="Matthew.Siskey" w:date="2022-07-13T14:26:00Z">
                                            <w:rPr>
                                              <w:rFonts w:ascii="Cambria Math" w:hAnsi="Cambria Math"/>
                                            </w:rPr>
                                          </w:del>
                                        </m:ctrlPr>
                                      </m:sSubPr>
                                      <m:e>
                                        <m:r>
                                          <w:del w:id="180" w:author="Matthew.Siskey" w:date="2022-07-13T14:26:00Z">
                                            <w:rPr>
                                              <w:rFonts w:ascii="Cambria Math" w:hAnsi="Cambria Math"/>
                                            </w:rPr>
                                            <m:t>N</m:t>
                                          </w:del>
                                        </m:r>
                                      </m:e>
                                      <m:sub>
                                        <m:r>
                                          <w:del w:id="181" w:author="Matthew.Siskey" w:date="2022-07-13T14:26:00Z">
                                            <w:rPr>
                                              <w:rFonts w:ascii="Cambria Math" w:hAnsi="Cambria Math"/>
                                            </w:rPr>
                                            <m:t>sx</m:t>
                                          </w:del>
                                        </m:r>
                                        <m:r>
                                          <w:del w:id="182" w:author="Matthew.Siskey" w:date="2022-07-13T14:26:00Z">
                                            <m:rPr>
                                              <m:sty m:val="p"/>
                                            </m:rPr>
                                            <w:rPr>
                                              <w:rFonts w:ascii="Cambria Math" w:hAnsi="Cambria Math"/>
                                            </w:rPr>
                                            <m:t>,</m:t>
                                          </w:del>
                                        </m:r>
                                        <m:r>
                                          <w:del w:id="183" w:author="Matthew.Siskey" w:date="2022-07-13T14:26:00Z">
                                            <w:rPr>
                                              <w:rFonts w:ascii="Cambria Math" w:hAnsi="Cambria Math"/>
                                            </w:rPr>
                                            <m:t>l</m:t>
                                          </w:del>
                                        </m:r>
                                        <m:r>
                                          <w:del w:id="184" w:author="Matthew.Siskey" w:date="2022-07-13T14:26:00Z">
                                            <m:rPr>
                                              <m:sty m:val="p"/>
                                            </m:rPr>
                                            <w:rPr>
                                              <w:rFonts w:ascii="Cambria Math" w:hAnsi="Cambria Math"/>
                                            </w:rPr>
                                            <m:t>,</m:t>
                                          </w:del>
                                        </m:r>
                                        <m:r>
                                          <w:del w:id="185" w:author="Matthew.Siskey" w:date="2022-07-13T14:26:00Z">
                                            <w:rPr>
                                              <w:rFonts w:ascii="Cambria Math" w:hAnsi="Cambria Math"/>
                                            </w:rPr>
                                            <m:t>h</m:t>
                                          </w:del>
                                        </m:r>
                                        <m:r>
                                          <w:del w:id="186" w:author="Matthew.Siskey" w:date="2022-07-13T14:26:00Z">
                                            <m:rPr>
                                              <m:sty m:val="p"/>
                                            </m:rPr>
                                            <w:rPr>
                                              <w:rFonts w:ascii="Cambria Math" w:hAnsi="Cambria Math"/>
                                            </w:rPr>
                                            <m:t>,</m:t>
                                          </w:del>
                                        </m:r>
                                        <m:r>
                                          <w:del w:id="187" w:author="Matthew.Siskey" w:date="2022-07-13T14:26:00Z">
                                            <w:rPr>
                                              <w:rFonts w:ascii="Cambria Math" w:hAnsi="Cambria Math"/>
                                            </w:rPr>
                                            <m:t>st</m:t>
                                          </w:del>
                                        </m:r>
                                        <m:r>
                                          <w:del w:id="188" w:author="Matthew.Siskey" w:date="2022-07-13T14:26:00Z">
                                            <m:rPr>
                                              <m:sty m:val="p"/>
                                            </m:rPr>
                                            <w:rPr>
                                              <w:rFonts w:ascii="Cambria Math" w:hAnsi="Cambria Math"/>
                                            </w:rPr>
                                            <m:t>,</m:t>
                                          </w:del>
                                        </m:r>
                                        <m:r>
                                          <w:del w:id="189" w:author="Matthew.Siskey" w:date="2022-07-13T14:26:00Z">
                                            <w:rPr>
                                              <w:rFonts w:ascii="Cambria Math" w:hAnsi="Cambria Math"/>
                                            </w:rPr>
                                            <m:t>y</m:t>
                                          </w:del>
                                        </m:r>
                                      </m:sub>
                                    </m:sSub>
                                    <m:ctrlPr>
                                      <w:del w:id="190" w:author="Matthew.Siskey" w:date="2022-07-13T14:26:00Z">
                                        <w:rPr>
                                          <w:rFonts w:ascii="Cambria Math" w:hAnsi="Cambria Math"/>
                                          <w:i/>
                                        </w:rPr>
                                      </w:del>
                                    </m:ctrlPr>
                                  </m:num>
                                  <m:den>
                                    <m:sSub>
                                      <m:sSubPr>
                                        <m:ctrlPr>
                                          <w:del w:id="191" w:author="Matthew.Siskey" w:date="2022-07-13T14:26:00Z">
                                            <w:rPr>
                                              <w:rFonts w:ascii="Cambria Math" w:hAnsi="Cambria Math"/>
                                            </w:rPr>
                                          </w:del>
                                        </m:ctrlPr>
                                      </m:sSubPr>
                                      <m:e>
                                        <m:r>
                                          <w:del w:id="192" w:author="Matthew.Siskey" w:date="2022-07-13T14:26:00Z">
                                            <w:rPr>
                                              <w:rFonts w:ascii="Cambria Math" w:hAnsi="Cambria Math"/>
                                            </w:rPr>
                                            <m:t>N</m:t>
                                          </w:del>
                                        </m:r>
                                      </m:e>
                                      <m:sub>
                                        <m:r>
                                          <w:del w:id="193" w:author="Matthew.Siskey" w:date="2022-07-13T14:26:00Z">
                                            <w:rPr>
                                              <w:rFonts w:ascii="Cambria Math" w:hAnsi="Cambria Math"/>
                                            </w:rPr>
                                            <m:t>h</m:t>
                                          </w:del>
                                        </m:r>
                                        <m:r>
                                          <w:del w:id="194" w:author="Matthew.Siskey" w:date="2022-07-13T14:26:00Z">
                                            <m:rPr>
                                              <m:sty m:val="p"/>
                                            </m:rPr>
                                            <w:rPr>
                                              <w:rFonts w:ascii="Cambria Math" w:hAnsi="Cambria Math"/>
                                            </w:rPr>
                                            <m:t>,</m:t>
                                          </w:del>
                                        </m:r>
                                        <m:r>
                                          <w:del w:id="195" w:author="Matthew.Siskey" w:date="2022-07-13T14:26:00Z">
                                            <w:rPr>
                                              <w:rFonts w:ascii="Cambria Math" w:hAnsi="Cambria Math"/>
                                            </w:rPr>
                                            <m:t>st</m:t>
                                          </w:del>
                                        </m:r>
                                        <m:r>
                                          <w:del w:id="196" w:author="Matthew.Siskey" w:date="2022-07-13T14:26:00Z">
                                            <m:rPr>
                                              <m:sty m:val="p"/>
                                            </m:rPr>
                                            <w:rPr>
                                              <w:rFonts w:ascii="Cambria Math" w:hAnsi="Cambria Math"/>
                                            </w:rPr>
                                            <m:t>,</m:t>
                                          </w:del>
                                        </m:r>
                                        <m:r>
                                          <w:del w:id="197" w:author="Matthew.Siskey" w:date="2022-07-13T14:26:00Z">
                                            <w:rPr>
                                              <w:rFonts w:ascii="Cambria Math" w:hAnsi="Cambria Math"/>
                                            </w:rPr>
                                            <m:t>y</m:t>
                                          </w:del>
                                        </m:r>
                                      </m:sub>
                                    </m:sSub>
                                  </m:den>
                                </m:f>
                              </m:e>
                            </m:d>
                          </m:e>
                        </m:nary>
                      </m:num>
                      <m:den>
                        <m:nary>
                          <m:naryPr>
                            <m:chr m:val="∑"/>
                            <m:limLoc m:val="undOvr"/>
                            <m:ctrlPr>
                              <w:del w:id="198" w:author="Matthew.Siskey" w:date="2022-07-13T14:26:00Z">
                                <w:rPr>
                                  <w:rFonts w:ascii="Cambria Math" w:hAnsi="Cambria Math"/>
                                </w:rPr>
                              </w:del>
                            </m:ctrlPr>
                          </m:naryPr>
                          <m:sub>
                            <m:r>
                              <w:del w:id="199" w:author="Matthew.Siskey" w:date="2022-07-13T14:26:00Z">
                                <w:rPr>
                                  <w:rFonts w:ascii="Cambria Math" w:hAnsi="Cambria Math"/>
                                </w:rPr>
                                <m:t>sx</m:t>
                              </w:del>
                            </m:r>
                            <m:r>
                              <w:del w:id="200" w:author="Matthew.Siskey" w:date="2022-07-13T14:26:00Z">
                                <m:rPr>
                                  <m:sty m:val="p"/>
                                </m:rPr>
                                <w:rPr>
                                  <w:rFonts w:ascii="Cambria Math" w:hAnsi="Cambria Math"/>
                                </w:rPr>
                                <m:t>=</m:t>
                              </w:del>
                            </m:r>
                            <m:r>
                              <w:del w:id="201" w:author="Matthew.Siskey" w:date="2022-07-13T14:26:00Z">
                                <w:rPr>
                                  <w:rFonts w:ascii="Cambria Math" w:hAnsi="Cambria Math"/>
                                </w:rPr>
                                <m:t>1</m:t>
                              </w:del>
                            </m:r>
                          </m:sub>
                          <m:sup>
                            <m:r>
                              <w:del w:id="202" w:author="Matthew.Siskey" w:date="2022-07-13T14:26:00Z">
                                <w:rPr>
                                  <w:rFonts w:ascii="Cambria Math" w:hAnsi="Cambria Math"/>
                                </w:rPr>
                                <m:t>3</m:t>
                              </w:del>
                            </m:r>
                          </m:sup>
                          <m:e>
                            <m:nary>
                              <m:naryPr>
                                <m:chr m:val="∑"/>
                                <m:limLoc m:val="undOvr"/>
                                <m:ctrlPr>
                                  <w:del w:id="203" w:author="Matthew.Siskey" w:date="2022-07-13T14:26:00Z">
                                    <w:rPr>
                                      <w:rFonts w:ascii="Cambria Math" w:hAnsi="Cambria Math"/>
                                    </w:rPr>
                                  </w:del>
                                </m:ctrlPr>
                              </m:naryPr>
                              <m:sub>
                                <m:r>
                                  <w:del w:id="204" w:author="Matthew.Siskey" w:date="2022-07-13T14:26:00Z">
                                    <w:rPr>
                                      <w:rFonts w:ascii="Cambria Math" w:hAnsi="Cambria Math"/>
                                    </w:rPr>
                                    <m:t>l</m:t>
                                  </w:del>
                                </m:r>
                                <m:r>
                                  <w:del w:id="205" w:author="Matthew.Siskey" w:date="2022-07-13T14:26:00Z">
                                    <m:rPr>
                                      <m:sty m:val="p"/>
                                    </m:rPr>
                                    <w:rPr>
                                      <w:rFonts w:ascii="Cambria Math" w:hAnsi="Cambria Math"/>
                                    </w:rPr>
                                    <m:t>=</m:t>
                                  </w:del>
                                </m:r>
                                <m:r>
                                  <w:del w:id="206" w:author="Matthew.Siskey" w:date="2022-07-13T14:26:00Z">
                                    <w:rPr>
                                      <w:rFonts w:ascii="Cambria Math" w:hAnsi="Cambria Math"/>
                                    </w:rPr>
                                    <m:t>1</m:t>
                                  </w:del>
                                </m:r>
                              </m:sub>
                              <m:sup>
                                <m:r>
                                  <w:del w:id="207" w:author="Matthew.Siskey" w:date="2022-07-13T14:26:00Z">
                                    <w:rPr>
                                      <w:rFonts w:ascii="Cambria Math" w:hAnsi="Cambria Math"/>
                                    </w:rPr>
                                    <m:t>L</m:t>
                                  </w:del>
                                </m:r>
                              </m:sup>
                              <m:e>
                                <m:nary>
                                  <m:naryPr>
                                    <m:chr m:val="∑"/>
                                    <m:limLoc m:val="undOvr"/>
                                    <m:ctrlPr>
                                      <w:del w:id="208" w:author="Matthew.Siskey" w:date="2022-07-13T14:26:00Z">
                                        <w:rPr>
                                          <w:rFonts w:ascii="Cambria Math" w:hAnsi="Cambria Math"/>
                                        </w:rPr>
                                      </w:del>
                                    </m:ctrlPr>
                                  </m:naryPr>
                                  <m:sub>
                                    <m:r>
                                      <w:del w:id="209" w:author="Matthew.Siskey" w:date="2022-07-13T14:26:00Z">
                                        <w:rPr>
                                          <w:rFonts w:ascii="Cambria Math" w:hAnsi="Cambria Math"/>
                                        </w:rPr>
                                        <m:t>h</m:t>
                                      </w:del>
                                    </m:r>
                                    <m:r>
                                      <w:del w:id="210" w:author="Matthew.Siskey" w:date="2022-07-13T14:26:00Z">
                                        <m:rPr>
                                          <m:sty m:val="p"/>
                                        </m:rPr>
                                        <w:rPr>
                                          <w:rFonts w:ascii="Cambria Math" w:hAnsi="Cambria Math"/>
                                        </w:rPr>
                                        <m:t>=</m:t>
                                      </w:del>
                                    </m:r>
                                    <m:r>
                                      <w:del w:id="211" w:author="Matthew.Siskey" w:date="2022-07-13T14:26:00Z">
                                        <w:rPr>
                                          <w:rFonts w:ascii="Cambria Math" w:hAnsi="Cambria Math"/>
                                        </w:rPr>
                                        <m:t>1</m:t>
                                      </w:del>
                                    </m:r>
                                  </m:sub>
                                  <m:sup>
                                    <m:sSub>
                                      <m:sSubPr>
                                        <m:ctrlPr>
                                          <w:del w:id="212" w:author="Matthew.Siskey" w:date="2022-07-13T14:26:00Z">
                                            <w:rPr>
                                              <w:rFonts w:ascii="Cambria Math" w:hAnsi="Cambria Math"/>
                                            </w:rPr>
                                          </w:del>
                                        </m:ctrlPr>
                                      </m:sSubPr>
                                      <m:e>
                                        <m:r>
                                          <w:del w:id="213" w:author="Matthew.Siskey" w:date="2022-07-13T14:26:00Z">
                                            <w:rPr>
                                              <w:rFonts w:ascii="Cambria Math" w:hAnsi="Cambria Math"/>
                                            </w:rPr>
                                            <m:t>H</m:t>
                                          </w:del>
                                        </m:r>
                                      </m:e>
                                      <m:sub>
                                        <m:r>
                                          <w:del w:id="214" w:author="Matthew.Siskey" w:date="2022-07-13T14:26:00Z">
                                            <w:rPr>
                                              <w:rFonts w:ascii="Cambria Math" w:hAnsi="Cambria Math"/>
                                            </w:rPr>
                                            <m:t>st</m:t>
                                          </w:del>
                                        </m:r>
                                        <m:r>
                                          <w:del w:id="215" w:author="Matthew.Siskey" w:date="2022-07-13T14:26:00Z">
                                            <m:rPr>
                                              <m:sty m:val="p"/>
                                            </m:rPr>
                                            <w:rPr>
                                              <w:rFonts w:ascii="Cambria Math" w:hAnsi="Cambria Math"/>
                                            </w:rPr>
                                            <m:t>,</m:t>
                                          </w:del>
                                        </m:r>
                                        <m:r>
                                          <w:del w:id="216" w:author="Matthew.Siskey" w:date="2022-07-13T14:26:00Z">
                                            <w:rPr>
                                              <w:rFonts w:ascii="Cambria Math" w:hAnsi="Cambria Math"/>
                                            </w:rPr>
                                            <m:t>y</m:t>
                                          </w:del>
                                        </m:r>
                                      </m:sub>
                                    </m:sSub>
                                  </m:sup>
                                  <m:e>
                                    <m:d>
                                      <m:dPr>
                                        <m:begChr m:val="["/>
                                        <m:endChr m:val="]"/>
                                        <m:ctrlPr>
                                          <w:del w:id="217" w:author="Matthew.Siskey" w:date="2022-07-13T14:26:00Z">
                                            <w:rPr>
                                              <w:rFonts w:ascii="Cambria Math" w:hAnsi="Cambria Math"/>
                                            </w:rPr>
                                          </w:del>
                                        </m:ctrlPr>
                                      </m:dPr>
                                      <m:e>
                                        <m:f>
                                          <m:fPr>
                                            <m:ctrlPr>
                                              <w:del w:id="218" w:author="Matthew.Siskey" w:date="2022-07-13T14:26:00Z">
                                                <w:rPr>
                                                  <w:rFonts w:ascii="Cambria Math" w:hAnsi="Cambria Math"/>
                                                </w:rPr>
                                              </w:del>
                                            </m:ctrlPr>
                                          </m:fPr>
                                          <m:num>
                                            <m:sSub>
                                              <m:sSubPr>
                                                <m:ctrlPr>
                                                  <w:del w:id="219" w:author="Matthew.Siskey" w:date="2022-07-13T14:26:00Z">
                                                    <w:rPr>
                                                      <w:rFonts w:ascii="Cambria Math" w:hAnsi="Cambria Math"/>
                                                    </w:rPr>
                                                  </w:del>
                                                </m:ctrlPr>
                                              </m:sSubPr>
                                              <m:e>
                                                <m:r>
                                                  <w:del w:id="220" w:author="Matthew.Siskey" w:date="2022-07-13T14:26:00Z">
                                                    <w:rPr>
                                                      <w:rFonts w:ascii="Cambria Math" w:hAnsi="Cambria Math"/>
                                                    </w:rPr>
                                                    <m:t>N</m:t>
                                                  </w:del>
                                                </m:r>
                                              </m:e>
                                              <m:sub>
                                                <m:r>
                                                  <w:del w:id="221" w:author="Matthew.Siskey" w:date="2022-07-13T14:26:00Z">
                                                    <w:rPr>
                                                      <w:rFonts w:ascii="Cambria Math" w:hAnsi="Cambria Math"/>
                                                    </w:rPr>
                                                    <m:t>sx</m:t>
                                                  </w:del>
                                                </m:r>
                                                <m:r>
                                                  <w:del w:id="222" w:author="Matthew.Siskey" w:date="2022-07-13T14:26:00Z">
                                                    <m:rPr>
                                                      <m:sty m:val="p"/>
                                                    </m:rPr>
                                                    <w:rPr>
                                                      <w:rFonts w:ascii="Cambria Math" w:hAnsi="Cambria Math"/>
                                                    </w:rPr>
                                                    <m:t>,</m:t>
                                                  </w:del>
                                                </m:r>
                                                <m:r>
                                                  <w:del w:id="223" w:author="Matthew.Siskey" w:date="2022-07-13T14:26:00Z">
                                                    <w:rPr>
                                                      <w:rFonts w:ascii="Cambria Math" w:hAnsi="Cambria Math"/>
                                                    </w:rPr>
                                                    <m:t>l</m:t>
                                                  </w:del>
                                                </m:r>
                                                <m:r>
                                                  <w:del w:id="224" w:author="Matthew.Siskey" w:date="2022-07-13T14:26:00Z">
                                                    <m:rPr>
                                                      <m:sty m:val="p"/>
                                                    </m:rPr>
                                                    <w:rPr>
                                                      <w:rFonts w:ascii="Cambria Math" w:hAnsi="Cambria Math"/>
                                                    </w:rPr>
                                                    <m:t>,</m:t>
                                                  </w:del>
                                                </m:r>
                                                <m:r>
                                                  <w:del w:id="225" w:author="Matthew.Siskey" w:date="2022-07-13T14:26:00Z">
                                                    <w:rPr>
                                                      <w:rFonts w:ascii="Cambria Math" w:hAnsi="Cambria Math"/>
                                                    </w:rPr>
                                                    <m:t>h</m:t>
                                                  </w:del>
                                                </m:r>
                                                <m:r>
                                                  <w:del w:id="226" w:author="Matthew.Siskey" w:date="2022-07-13T14:26:00Z">
                                                    <m:rPr>
                                                      <m:sty m:val="p"/>
                                                    </m:rPr>
                                                    <w:rPr>
                                                      <w:rFonts w:ascii="Cambria Math" w:hAnsi="Cambria Math"/>
                                                    </w:rPr>
                                                    <m:t>,</m:t>
                                                  </w:del>
                                                </m:r>
                                                <m:r>
                                                  <w:del w:id="227" w:author="Matthew.Siskey" w:date="2022-07-13T14:26:00Z">
                                                    <w:rPr>
                                                      <w:rFonts w:ascii="Cambria Math" w:hAnsi="Cambria Math"/>
                                                    </w:rPr>
                                                    <m:t>st</m:t>
                                                  </w:del>
                                                </m:r>
                                                <m:r>
                                                  <w:del w:id="228" w:author="Matthew.Siskey" w:date="2022-07-13T14:26:00Z">
                                                    <m:rPr>
                                                      <m:sty m:val="p"/>
                                                    </m:rPr>
                                                    <w:rPr>
                                                      <w:rFonts w:ascii="Cambria Math" w:hAnsi="Cambria Math"/>
                                                    </w:rPr>
                                                    <m:t>,</m:t>
                                                  </w:del>
                                                </m:r>
                                                <m:r>
                                                  <w:del w:id="229" w:author="Matthew.Siskey" w:date="2022-07-13T14:26:00Z">
                                                    <w:rPr>
                                                      <w:rFonts w:ascii="Cambria Math" w:hAnsi="Cambria Math"/>
                                                    </w:rPr>
                                                    <m:t>y</m:t>
                                                  </w:del>
                                                </m:r>
                                              </m:sub>
                                            </m:sSub>
                                            <m:ctrlPr>
                                              <w:del w:id="230" w:author="Matthew.Siskey" w:date="2022-07-13T14:26:00Z">
                                                <w:rPr>
                                                  <w:rFonts w:ascii="Cambria Math" w:hAnsi="Cambria Math"/>
                                                  <w:i/>
                                                </w:rPr>
                                              </w:del>
                                            </m:ctrlPr>
                                          </m:num>
                                          <m:den>
                                            <m:sSub>
                                              <m:sSubPr>
                                                <m:ctrlPr>
                                                  <w:del w:id="231" w:author="Matthew.Siskey" w:date="2022-07-13T14:26:00Z">
                                                    <w:rPr>
                                                      <w:rFonts w:ascii="Cambria Math" w:hAnsi="Cambria Math"/>
                                                    </w:rPr>
                                                  </w:del>
                                                </m:ctrlPr>
                                              </m:sSubPr>
                                              <m:e>
                                                <m:r>
                                                  <w:del w:id="232" w:author="Matthew.Siskey" w:date="2022-07-13T14:26:00Z">
                                                    <w:rPr>
                                                      <w:rFonts w:ascii="Cambria Math" w:hAnsi="Cambria Math"/>
                                                    </w:rPr>
                                                    <m:t>N</m:t>
                                                  </w:del>
                                                </m:r>
                                              </m:e>
                                              <m:sub>
                                                <m:r>
                                                  <w:del w:id="233" w:author="Matthew.Siskey" w:date="2022-07-13T14:26:00Z">
                                                    <w:rPr>
                                                      <w:rFonts w:ascii="Cambria Math" w:hAnsi="Cambria Math"/>
                                                    </w:rPr>
                                                    <m:t>h</m:t>
                                                  </w:del>
                                                </m:r>
                                                <m:r>
                                                  <w:del w:id="234" w:author="Matthew.Siskey" w:date="2022-07-13T14:26:00Z">
                                                    <m:rPr>
                                                      <m:sty m:val="p"/>
                                                    </m:rPr>
                                                    <w:rPr>
                                                      <w:rFonts w:ascii="Cambria Math" w:hAnsi="Cambria Math"/>
                                                    </w:rPr>
                                                    <m:t>,</m:t>
                                                  </w:del>
                                                </m:r>
                                                <m:r>
                                                  <w:del w:id="235" w:author="Matthew.Siskey" w:date="2022-07-13T14:26:00Z">
                                                    <w:rPr>
                                                      <w:rFonts w:ascii="Cambria Math" w:hAnsi="Cambria Math"/>
                                                    </w:rPr>
                                                    <m:t>st</m:t>
                                                  </w:del>
                                                </m:r>
                                                <m:r>
                                                  <w:del w:id="236" w:author="Matthew.Siskey" w:date="2022-07-13T14:26:00Z">
                                                    <m:rPr>
                                                      <m:sty m:val="p"/>
                                                    </m:rPr>
                                                    <w:rPr>
                                                      <w:rFonts w:ascii="Cambria Math" w:hAnsi="Cambria Math"/>
                                                    </w:rPr>
                                                    <m:t>,</m:t>
                                                  </w:del>
                                                </m:r>
                                                <m:r>
                                                  <w:del w:id="237" w:author="Matthew.Siskey" w:date="2022-07-13T14:26:00Z">
                                                    <w:rPr>
                                                      <w:rFonts w:ascii="Cambria Math" w:hAnsi="Cambria Math"/>
                                                    </w:rPr>
                                                    <m:t>y</m:t>
                                                  </w:del>
                                                </m:r>
                                              </m:sub>
                                            </m:sSub>
                                          </m:den>
                                        </m:f>
                                      </m:e>
                                    </m:d>
                                  </m:e>
                                </m:nary>
                              </m:e>
                            </m:nary>
                          </m:e>
                        </m:nary>
                      </m:den>
                    </m:f>
                  </m:e>
                </m:mr>
              </m:m>
            </m:e>
          </m:d>
          <m:r>
            <w:del w:id="238" w:author="Matthew.Siskey" w:date="2022-07-13T14:26:00Z">
              <w:rPr>
                <w:rFonts w:ascii="Cambria Math" w:hAnsi="Cambria Math"/>
              </w:rPr>
              <m:t>  </m:t>
            </w:del>
          </m:r>
          <m:d>
            <m:dPr>
              <m:ctrlPr>
                <w:del w:id="239" w:author="Matthew.Siskey" w:date="2022-07-13T14:26:00Z">
                  <w:rPr>
                    <w:rFonts w:ascii="Cambria Math" w:hAnsi="Cambria Math"/>
                  </w:rPr>
                </w:del>
              </m:ctrlPr>
            </m:dPr>
            <m:e>
              <m:r>
                <w:del w:id="240" w:author="Matthew.Siskey" w:date="2022-07-13T14:26:00Z">
                  <w:rPr>
                    <w:rFonts w:ascii="Cambria Math" w:hAnsi="Cambria Math"/>
                  </w:rPr>
                  <m:t>4</m:t>
                </w:del>
              </m:r>
            </m:e>
          </m:d>
        </m:oMath>
      </m:oMathPara>
    </w:p>
    <w:p w14:paraId="6545B2BE" w14:textId="6D9B87EA" w:rsidR="001165F9" w:rsidRDefault="001A2152" w:rsidP="006E09FA">
      <w:pPr>
        <w:pStyle w:val="FirstParagraph"/>
      </w:pPr>
      <m:oMath>
        <m:sSub>
          <m:sSubPr>
            <m:ctrlPr>
              <w:ins w:id="241" w:author="Matthew.Siskey" w:date="2022-07-13T14:33:00Z">
                <w:rPr>
                  <w:rFonts w:ascii="Cambria Math" w:hAnsi="Cambria Math"/>
                </w:rPr>
              </w:ins>
            </m:ctrlPr>
          </m:sSubPr>
          <m:e>
            <m:acc>
              <m:accPr>
                <m:ctrlPr>
                  <w:ins w:id="242" w:author="Matthew.Siskey" w:date="2022-07-13T14:33:00Z">
                    <w:rPr>
                      <w:rFonts w:ascii="Cambria Math" w:hAnsi="Cambria Math"/>
                    </w:rPr>
                  </w:ins>
                </m:ctrlPr>
              </m:accPr>
              <m:e>
                <m:r>
                  <w:ins w:id="243" w:author="Matthew.Siskey" w:date="2022-07-13T14:33:00Z">
                    <w:rPr>
                      <w:rFonts w:ascii="Cambria Math" w:hAnsi="Cambria Math"/>
                    </w:rPr>
                    <m:t>p</m:t>
                  </w:ins>
                </m:r>
              </m:e>
            </m:acc>
          </m:e>
          <m:sub>
            <m:r>
              <w:ins w:id="244" w:author="Matthew.Siskey" w:date="2022-07-13T14:33:00Z">
                <w:rPr>
                  <w:rFonts w:ascii="Cambria Math" w:hAnsi="Cambria Math"/>
                </w:rPr>
                <m:t>sx</m:t>
              </w:ins>
            </m:r>
            <m:r>
              <w:ins w:id="245" w:author="Matthew.Siskey" w:date="2022-07-13T14:33:00Z">
                <m:rPr>
                  <m:sty m:val="p"/>
                </m:rPr>
                <w:rPr>
                  <w:rFonts w:ascii="Cambria Math" w:hAnsi="Cambria Math"/>
                </w:rPr>
                <m:t>,</m:t>
              </w:ins>
            </m:r>
            <m:r>
              <w:ins w:id="246" w:author="Matthew.Siskey" w:date="2022-07-13T14:33:00Z">
                <w:rPr>
                  <w:rFonts w:ascii="Cambria Math" w:hAnsi="Cambria Math"/>
                </w:rPr>
                <m:t>l</m:t>
              </w:ins>
            </m:r>
            <m:r>
              <w:ins w:id="247" w:author="Matthew.Siskey" w:date="2022-07-13T14:33:00Z">
                <m:rPr>
                  <m:sty m:val="p"/>
                </m:rPr>
                <w:rPr>
                  <w:rFonts w:ascii="Cambria Math" w:hAnsi="Cambria Math"/>
                </w:rPr>
                <m:t>,</m:t>
              </w:ins>
            </m:r>
            <m:r>
              <w:ins w:id="248" w:author="Matthew.Siskey" w:date="2022-07-13T14:33:00Z">
                <w:rPr>
                  <w:rFonts w:ascii="Cambria Math" w:hAnsi="Cambria Math"/>
                </w:rPr>
                <m:t>h</m:t>
              </w:ins>
            </m:r>
            <m:r>
              <w:ins w:id="249" w:author="Matthew.Siskey" w:date="2022-07-13T14:33:00Z">
                <m:rPr>
                  <m:sty m:val="p"/>
                </m:rPr>
                <w:rPr>
                  <w:rFonts w:ascii="Cambria Math" w:hAnsi="Cambria Math"/>
                </w:rPr>
                <m:t>,</m:t>
              </w:ins>
            </m:r>
            <m:r>
              <w:ins w:id="250" w:author="Matthew.Siskey" w:date="2022-07-13T14:33:00Z">
                <w:rPr>
                  <w:rFonts w:ascii="Cambria Math" w:hAnsi="Cambria Math"/>
                </w:rPr>
                <m:t>st</m:t>
              </w:ins>
            </m:r>
            <m:r>
              <w:ins w:id="251" w:author="Matthew.Siskey" w:date="2022-07-13T14:33:00Z">
                <m:rPr>
                  <m:sty m:val="p"/>
                </m:rPr>
                <w:rPr>
                  <w:rFonts w:ascii="Cambria Math" w:hAnsi="Cambria Math"/>
                </w:rPr>
                <m:t>,</m:t>
              </w:ins>
            </m:r>
            <m:r>
              <w:ins w:id="252" w:author="Matthew.Siskey" w:date="2022-07-13T14:33:00Z">
                <w:rPr>
                  <w:rFonts w:ascii="Cambria Math" w:hAnsi="Cambria Math"/>
                </w:rPr>
                <m:t>y</m:t>
              </w:ins>
            </m:r>
          </m:sub>
        </m:sSub>
        <m:r>
          <w:ins w:id="253" w:author="Matthew.Siskey" w:date="2022-07-13T14:33:00Z">
            <w:rPr>
              <w:rFonts w:ascii="Cambria Math" w:eastAsia="Times New Roman" w:hAnsi="Cambria Math" w:cs="Times New Roman"/>
              <w:szCs w:val="24"/>
            </w:rPr>
            <m:t>=</m:t>
          </w:ins>
        </m:r>
        <m:d>
          <m:dPr>
            <m:begChr m:val="{"/>
            <m:endChr m:val="}"/>
            <m:ctrlPr>
              <w:ins w:id="254" w:author="Matthew.Siskey" w:date="2022-07-13T14:33:00Z">
                <w:rPr>
                  <w:rFonts w:ascii="Cambria Math" w:eastAsia="Times New Roman" w:hAnsi="Cambria Math" w:cs="Times New Roman"/>
                  <w:i/>
                  <w:szCs w:val="24"/>
                </w:rPr>
              </w:ins>
            </m:ctrlPr>
          </m:dPr>
          <m:e>
            <m:m>
              <m:mPr>
                <m:mcs>
                  <m:mc>
                    <m:mcPr>
                      <m:count m:val="2"/>
                      <m:mcJc m:val="center"/>
                    </m:mcPr>
                  </m:mc>
                </m:mcs>
                <m:ctrlPr>
                  <w:ins w:id="255" w:author="Matthew.Siskey" w:date="2022-07-13T14:33:00Z">
                    <w:rPr>
                      <w:rFonts w:ascii="Cambria Math" w:eastAsia="Times New Roman" w:hAnsi="Cambria Math" w:cs="Times New Roman"/>
                      <w:i/>
                      <w:szCs w:val="24"/>
                    </w:rPr>
                  </w:ins>
                </m:ctrlPr>
              </m:mPr>
              <m:mr>
                <m:e>
                  <m:f>
                    <m:fPr>
                      <m:ctrlPr>
                        <w:ins w:id="256" w:author="Matthew.Siskey" w:date="2022-07-13T14:37:00Z">
                          <w:rPr>
                            <w:rFonts w:ascii="Cambria Math" w:hAnsi="Cambria Math"/>
                          </w:rPr>
                        </w:ins>
                      </m:ctrlPr>
                    </m:fPr>
                    <m:num>
                      <m:sSub>
                        <m:sSubPr>
                          <m:ctrlPr>
                            <w:ins w:id="257" w:author="Matthew.Siskey" w:date="2022-07-13T14:37:00Z">
                              <w:rPr>
                                <w:rFonts w:ascii="Cambria Math" w:hAnsi="Cambria Math"/>
                              </w:rPr>
                            </w:ins>
                          </m:ctrlPr>
                        </m:sSubPr>
                        <m:e>
                          <m:r>
                            <w:ins w:id="258" w:author="Matthew.Siskey" w:date="2022-07-13T14:37:00Z">
                              <w:rPr>
                                <w:rFonts w:ascii="Cambria Math" w:hAnsi="Cambria Math"/>
                              </w:rPr>
                              <m:t>N</m:t>
                            </w:ins>
                          </m:r>
                        </m:e>
                        <m:sub>
                          <m:r>
                            <w:ins w:id="259" w:author="Matthew.Siskey" w:date="2022-07-13T14:37:00Z">
                              <w:rPr>
                                <w:rFonts w:ascii="Cambria Math" w:hAnsi="Cambria Math"/>
                              </w:rPr>
                              <m:t>sx</m:t>
                            </w:ins>
                          </m:r>
                          <m:r>
                            <w:ins w:id="260" w:author="Matthew.Siskey" w:date="2022-07-13T14:37:00Z">
                              <m:rPr>
                                <m:sty m:val="p"/>
                              </m:rPr>
                              <w:rPr>
                                <w:rFonts w:ascii="Cambria Math" w:hAnsi="Cambria Math"/>
                              </w:rPr>
                              <m:t>,</m:t>
                            </w:ins>
                          </m:r>
                          <m:r>
                            <w:ins w:id="261" w:author="Matthew.Siskey" w:date="2022-07-13T14:37:00Z">
                              <w:rPr>
                                <w:rFonts w:ascii="Cambria Math" w:hAnsi="Cambria Math"/>
                              </w:rPr>
                              <m:t>l</m:t>
                            </w:ins>
                          </m:r>
                          <m:r>
                            <w:ins w:id="262" w:author="Matthew.Siskey" w:date="2022-07-13T14:37:00Z">
                              <m:rPr>
                                <m:sty m:val="p"/>
                              </m:rPr>
                              <w:rPr>
                                <w:rFonts w:ascii="Cambria Math" w:hAnsi="Cambria Math"/>
                              </w:rPr>
                              <m:t>,</m:t>
                            </w:ins>
                          </m:r>
                          <m:r>
                            <w:ins w:id="263" w:author="Matthew.Siskey" w:date="2022-07-13T14:37:00Z">
                              <w:rPr>
                                <w:rFonts w:ascii="Cambria Math" w:hAnsi="Cambria Math"/>
                              </w:rPr>
                              <m:t>h</m:t>
                            </w:ins>
                          </m:r>
                          <m:r>
                            <w:ins w:id="264" w:author="Matthew.Siskey" w:date="2022-07-13T14:37:00Z">
                              <m:rPr>
                                <m:sty m:val="p"/>
                              </m:rPr>
                              <w:rPr>
                                <w:rFonts w:ascii="Cambria Math" w:hAnsi="Cambria Math"/>
                              </w:rPr>
                              <m:t>,</m:t>
                            </w:ins>
                          </m:r>
                          <m:r>
                            <w:ins w:id="265" w:author="Matthew.Siskey" w:date="2022-07-13T14:37:00Z">
                              <w:rPr>
                                <w:rFonts w:ascii="Cambria Math" w:hAnsi="Cambria Math"/>
                              </w:rPr>
                              <m:t>st</m:t>
                            </w:ins>
                          </m:r>
                          <m:r>
                            <w:ins w:id="266" w:author="Matthew.Siskey" w:date="2022-07-13T14:37:00Z">
                              <m:rPr>
                                <m:sty m:val="p"/>
                              </m:rPr>
                              <w:rPr>
                                <w:rFonts w:ascii="Cambria Math" w:hAnsi="Cambria Math"/>
                              </w:rPr>
                              <m:t>,</m:t>
                            </w:ins>
                          </m:r>
                          <m:r>
                            <w:ins w:id="267" w:author="Matthew.Siskey" w:date="2022-07-13T14:37:00Z">
                              <w:rPr>
                                <w:rFonts w:ascii="Cambria Math" w:hAnsi="Cambria Math"/>
                              </w:rPr>
                              <m:t>y</m:t>
                            </w:ins>
                          </m:r>
                        </m:sub>
                      </m:sSub>
                    </m:num>
                    <m:den>
                      <m:sSub>
                        <m:sSubPr>
                          <m:ctrlPr>
                            <w:ins w:id="268" w:author="Matthew.Siskey" w:date="2022-07-13T14:37:00Z">
                              <w:rPr>
                                <w:rFonts w:ascii="Cambria Math" w:hAnsi="Cambria Math"/>
                              </w:rPr>
                            </w:ins>
                          </m:ctrlPr>
                        </m:sSubPr>
                        <m:e>
                          <m:r>
                            <w:ins w:id="269" w:author="Matthew.Siskey" w:date="2022-07-13T14:37:00Z">
                              <w:rPr>
                                <w:rFonts w:ascii="Cambria Math" w:hAnsi="Cambria Math"/>
                              </w:rPr>
                              <m:t>N</m:t>
                            </w:ins>
                          </m:r>
                        </m:e>
                        <m:sub>
                          <m:r>
                            <w:ins w:id="270" w:author="Matthew.Siskey" w:date="2022-07-13T14:37:00Z">
                              <w:rPr>
                                <w:rFonts w:ascii="Cambria Math" w:hAnsi="Cambria Math"/>
                              </w:rPr>
                              <m:t>h</m:t>
                            </w:ins>
                          </m:r>
                          <m:r>
                            <w:ins w:id="271" w:author="Matthew.Siskey" w:date="2022-07-13T14:37:00Z">
                              <m:rPr>
                                <m:sty m:val="p"/>
                              </m:rPr>
                              <w:rPr>
                                <w:rFonts w:ascii="Cambria Math" w:hAnsi="Cambria Math"/>
                              </w:rPr>
                              <m:t>,</m:t>
                            </w:ins>
                          </m:r>
                          <m:r>
                            <w:ins w:id="272" w:author="Matthew.Siskey" w:date="2022-07-13T14:37:00Z">
                              <w:rPr>
                                <w:rFonts w:ascii="Cambria Math" w:hAnsi="Cambria Math"/>
                              </w:rPr>
                              <m:t>st</m:t>
                            </w:ins>
                          </m:r>
                          <m:r>
                            <w:ins w:id="273" w:author="Matthew.Siskey" w:date="2022-07-13T14:37:00Z">
                              <m:rPr>
                                <m:sty m:val="p"/>
                              </m:rPr>
                              <w:rPr>
                                <w:rFonts w:ascii="Cambria Math" w:hAnsi="Cambria Math"/>
                              </w:rPr>
                              <m:t>,</m:t>
                            </w:ins>
                          </m:r>
                          <m:r>
                            <w:ins w:id="274" w:author="Matthew.Siskey" w:date="2022-07-13T14:37:00Z">
                              <w:rPr>
                                <w:rFonts w:ascii="Cambria Math" w:hAnsi="Cambria Math"/>
                              </w:rPr>
                              <m:t>y</m:t>
                            </w:ins>
                          </m:r>
                        </m:sub>
                      </m:sSub>
                    </m:den>
                  </m:f>
                </m:e>
                <m:e>
                  <m:r>
                    <w:ins w:id="275" w:author="Matthew.Siskey" w:date="2022-07-13T14:37:00Z">
                      <w:rPr>
                        <w:rFonts w:ascii="Cambria Math" w:eastAsia="Times New Roman" w:hAnsi="Cambria Math" w:cs="Times New Roman"/>
                        <w:szCs w:val="24"/>
                      </w:rPr>
                      <m:t xml:space="preserve">if no missing length frequency </m:t>
                    </w:ins>
                  </m:r>
                </m:e>
              </m:mr>
              <m:mr>
                <m:e>
                  <m:f>
                    <m:fPr>
                      <m:ctrlPr>
                        <w:ins w:id="276" w:author="Matthew.Siskey" w:date="2022-07-13T14:37:00Z">
                          <w:rPr>
                            <w:rFonts w:ascii="Cambria Math" w:hAnsi="Cambria Math"/>
                          </w:rPr>
                        </w:ins>
                      </m:ctrlPr>
                    </m:fPr>
                    <m:num>
                      <m:nary>
                        <m:naryPr>
                          <m:chr m:val="∑"/>
                          <m:limLoc m:val="undOvr"/>
                          <m:ctrlPr>
                            <w:ins w:id="277" w:author="Matthew.Siskey" w:date="2022-07-13T14:37:00Z">
                              <w:rPr>
                                <w:rFonts w:ascii="Cambria Math" w:hAnsi="Cambria Math"/>
                              </w:rPr>
                            </w:ins>
                          </m:ctrlPr>
                        </m:naryPr>
                        <m:sub>
                          <m:r>
                            <w:ins w:id="278" w:author="Matthew.Siskey" w:date="2022-07-13T14:37:00Z">
                              <w:rPr>
                                <w:rFonts w:ascii="Cambria Math" w:hAnsi="Cambria Math"/>
                              </w:rPr>
                              <m:t>h</m:t>
                            </w:ins>
                          </m:r>
                          <m:r>
                            <w:ins w:id="279" w:author="Matthew.Siskey" w:date="2022-07-13T14:37:00Z">
                              <m:rPr>
                                <m:sty m:val="p"/>
                              </m:rPr>
                              <w:rPr>
                                <w:rFonts w:ascii="Cambria Math" w:hAnsi="Cambria Math"/>
                              </w:rPr>
                              <m:t>=</m:t>
                            </w:ins>
                          </m:r>
                          <m:r>
                            <w:ins w:id="280" w:author="Matthew.Siskey" w:date="2022-07-13T14:37:00Z">
                              <w:rPr>
                                <w:rFonts w:ascii="Cambria Math" w:hAnsi="Cambria Math"/>
                              </w:rPr>
                              <m:t>1</m:t>
                            </w:ins>
                          </m:r>
                        </m:sub>
                        <m:sup>
                          <m:sSub>
                            <m:sSubPr>
                              <m:ctrlPr>
                                <w:ins w:id="281" w:author="Matthew.Siskey" w:date="2022-07-13T14:37:00Z">
                                  <w:rPr>
                                    <w:rFonts w:ascii="Cambria Math" w:hAnsi="Cambria Math"/>
                                  </w:rPr>
                                </w:ins>
                              </m:ctrlPr>
                            </m:sSubPr>
                            <m:e>
                              <m:r>
                                <w:ins w:id="282" w:author="Matthew.Siskey" w:date="2022-07-13T14:37:00Z">
                                  <w:rPr>
                                    <w:rFonts w:ascii="Cambria Math" w:hAnsi="Cambria Math"/>
                                  </w:rPr>
                                  <m:t>H</m:t>
                                </w:ins>
                              </m:r>
                            </m:e>
                            <m:sub>
                              <m:r>
                                <w:ins w:id="283" w:author="Matthew.Siskey" w:date="2022-07-13T14:37:00Z">
                                  <w:rPr>
                                    <w:rFonts w:ascii="Cambria Math" w:hAnsi="Cambria Math"/>
                                  </w:rPr>
                                  <m:t>st</m:t>
                                </w:ins>
                              </m:r>
                              <m:r>
                                <w:ins w:id="284" w:author="Matthew.Siskey" w:date="2022-07-13T14:37:00Z">
                                  <m:rPr>
                                    <m:sty m:val="p"/>
                                  </m:rPr>
                                  <w:rPr>
                                    <w:rFonts w:ascii="Cambria Math" w:hAnsi="Cambria Math"/>
                                  </w:rPr>
                                  <m:t>,</m:t>
                                </w:ins>
                              </m:r>
                              <m:r>
                                <w:ins w:id="285" w:author="Matthew.Siskey" w:date="2022-07-13T14:37:00Z">
                                  <w:rPr>
                                    <w:rFonts w:ascii="Cambria Math" w:hAnsi="Cambria Math"/>
                                  </w:rPr>
                                  <m:t>y</m:t>
                                </w:ins>
                              </m:r>
                            </m:sub>
                          </m:sSub>
                        </m:sup>
                        <m:e>
                          <m:d>
                            <m:dPr>
                              <m:begChr m:val="["/>
                              <m:endChr m:val="]"/>
                              <m:ctrlPr>
                                <w:ins w:id="286" w:author="Matthew.Siskey" w:date="2022-07-13T14:37:00Z">
                                  <w:rPr>
                                    <w:rFonts w:ascii="Cambria Math" w:hAnsi="Cambria Math"/>
                                  </w:rPr>
                                </w:ins>
                              </m:ctrlPr>
                            </m:dPr>
                            <m:e>
                              <m:sSub>
                                <m:sSubPr>
                                  <m:ctrlPr>
                                    <w:ins w:id="287" w:author="Matthew.Siskey" w:date="2022-07-13T14:37:00Z">
                                      <w:rPr>
                                        <w:rFonts w:ascii="Cambria Math" w:hAnsi="Cambria Math"/>
                                      </w:rPr>
                                    </w:ins>
                                  </m:ctrlPr>
                                </m:sSubPr>
                                <m:e>
                                  <m:r>
                                    <w:ins w:id="288" w:author="Matthew.Siskey" w:date="2022-07-13T14:37:00Z">
                                      <w:rPr>
                                        <w:rFonts w:ascii="Cambria Math" w:hAnsi="Cambria Math"/>
                                      </w:rPr>
                                      <m:t>N</m:t>
                                    </w:ins>
                                  </m:r>
                                </m:e>
                                <m:sub>
                                  <m:r>
                                    <w:ins w:id="289" w:author="Matthew.Siskey" w:date="2022-07-13T14:37:00Z">
                                      <w:rPr>
                                        <w:rFonts w:ascii="Cambria Math" w:hAnsi="Cambria Math"/>
                                      </w:rPr>
                                      <m:t>sx</m:t>
                                    </w:ins>
                                  </m:r>
                                  <m:r>
                                    <w:ins w:id="290" w:author="Matthew.Siskey" w:date="2022-07-13T14:37:00Z">
                                      <m:rPr>
                                        <m:sty m:val="p"/>
                                      </m:rPr>
                                      <w:rPr>
                                        <w:rFonts w:ascii="Cambria Math" w:hAnsi="Cambria Math"/>
                                      </w:rPr>
                                      <m:t>,</m:t>
                                    </w:ins>
                                  </m:r>
                                  <m:r>
                                    <w:ins w:id="291" w:author="Matthew.Siskey" w:date="2022-07-13T14:37:00Z">
                                      <w:rPr>
                                        <w:rFonts w:ascii="Cambria Math" w:hAnsi="Cambria Math"/>
                                      </w:rPr>
                                      <m:t>l</m:t>
                                    </w:ins>
                                  </m:r>
                                  <m:r>
                                    <w:ins w:id="292" w:author="Matthew.Siskey" w:date="2022-07-13T14:37:00Z">
                                      <m:rPr>
                                        <m:sty m:val="p"/>
                                      </m:rPr>
                                      <w:rPr>
                                        <w:rFonts w:ascii="Cambria Math" w:hAnsi="Cambria Math"/>
                                      </w:rPr>
                                      <m:t>,</m:t>
                                    </w:ins>
                                  </m:r>
                                  <m:r>
                                    <w:ins w:id="293" w:author="Matthew.Siskey" w:date="2022-07-13T14:37:00Z">
                                      <w:rPr>
                                        <w:rFonts w:ascii="Cambria Math" w:hAnsi="Cambria Math"/>
                                      </w:rPr>
                                      <m:t>h</m:t>
                                    </w:ins>
                                  </m:r>
                                  <m:r>
                                    <w:ins w:id="294" w:author="Matthew.Siskey" w:date="2022-07-13T14:37:00Z">
                                      <m:rPr>
                                        <m:sty m:val="p"/>
                                      </m:rPr>
                                      <w:rPr>
                                        <w:rFonts w:ascii="Cambria Math" w:hAnsi="Cambria Math"/>
                                      </w:rPr>
                                      <m:t>,</m:t>
                                    </w:ins>
                                  </m:r>
                                  <m:r>
                                    <w:ins w:id="295" w:author="Matthew.Siskey" w:date="2022-07-13T14:37:00Z">
                                      <w:rPr>
                                        <w:rFonts w:ascii="Cambria Math" w:hAnsi="Cambria Math"/>
                                      </w:rPr>
                                      <m:t>st</m:t>
                                    </w:ins>
                                  </m:r>
                                  <m:r>
                                    <w:ins w:id="296" w:author="Matthew.Siskey" w:date="2022-07-13T14:37:00Z">
                                      <m:rPr>
                                        <m:sty m:val="p"/>
                                      </m:rPr>
                                      <w:rPr>
                                        <w:rFonts w:ascii="Cambria Math" w:hAnsi="Cambria Math"/>
                                      </w:rPr>
                                      <m:t>,</m:t>
                                    </w:ins>
                                  </m:r>
                                  <m:r>
                                    <w:ins w:id="297" w:author="Matthew.Siskey" w:date="2022-07-13T14:37:00Z">
                                      <w:rPr>
                                        <w:rFonts w:ascii="Cambria Math" w:hAnsi="Cambria Math"/>
                                      </w:rPr>
                                      <m:t>y</m:t>
                                    </w:ins>
                                  </m:r>
                                </m:sub>
                              </m:sSub>
                              <m:r>
                                <w:ins w:id="298" w:author="Matthew.Siskey" w:date="2022-07-13T14:37:00Z">
                                  <m:rPr>
                                    <m:sty m:val="p"/>
                                  </m:rPr>
                                  <w:rPr>
                                    <w:rFonts w:ascii="Cambria Math" w:hAnsi="Cambria Math"/>
                                  </w:rPr>
                                  <m:t>/</m:t>
                                </w:ins>
                              </m:r>
                              <m:sSub>
                                <m:sSubPr>
                                  <m:ctrlPr>
                                    <w:ins w:id="299" w:author="Matthew.Siskey" w:date="2022-07-13T14:37:00Z">
                                      <w:rPr>
                                        <w:rFonts w:ascii="Cambria Math" w:hAnsi="Cambria Math"/>
                                      </w:rPr>
                                    </w:ins>
                                  </m:ctrlPr>
                                </m:sSubPr>
                                <m:e>
                                  <m:r>
                                    <w:ins w:id="300" w:author="Matthew.Siskey" w:date="2022-07-13T14:37:00Z">
                                      <w:rPr>
                                        <w:rFonts w:ascii="Cambria Math" w:hAnsi="Cambria Math"/>
                                      </w:rPr>
                                      <m:t>N</m:t>
                                    </w:ins>
                                  </m:r>
                                </m:e>
                                <m:sub>
                                  <m:r>
                                    <w:ins w:id="301" w:author="Matthew.Siskey" w:date="2022-07-13T14:37:00Z">
                                      <w:rPr>
                                        <w:rFonts w:ascii="Cambria Math" w:hAnsi="Cambria Math"/>
                                      </w:rPr>
                                      <m:t>h</m:t>
                                    </w:ins>
                                  </m:r>
                                  <m:r>
                                    <w:ins w:id="302" w:author="Matthew.Siskey" w:date="2022-07-13T14:37:00Z">
                                      <m:rPr>
                                        <m:sty m:val="p"/>
                                      </m:rPr>
                                      <w:rPr>
                                        <w:rFonts w:ascii="Cambria Math" w:hAnsi="Cambria Math"/>
                                      </w:rPr>
                                      <m:t>,</m:t>
                                    </w:ins>
                                  </m:r>
                                  <m:r>
                                    <w:ins w:id="303" w:author="Matthew.Siskey" w:date="2022-07-13T14:37:00Z">
                                      <w:rPr>
                                        <w:rFonts w:ascii="Cambria Math" w:hAnsi="Cambria Math"/>
                                      </w:rPr>
                                      <m:t>st</m:t>
                                    </w:ins>
                                  </m:r>
                                  <m:r>
                                    <w:ins w:id="304" w:author="Matthew.Siskey" w:date="2022-07-13T14:37:00Z">
                                      <m:rPr>
                                        <m:sty m:val="p"/>
                                      </m:rPr>
                                      <w:rPr>
                                        <w:rFonts w:ascii="Cambria Math" w:hAnsi="Cambria Math"/>
                                      </w:rPr>
                                      <m:t>,</m:t>
                                    </w:ins>
                                  </m:r>
                                  <m:r>
                                    <w:ins w:id="305" w:author="Matthew.Siskey" w:date="2022-07-13T14:37:00Z">
                                      <w:rPr>
                                        <w:rFonts w:ascii="Cambria Math" w:hAnsi="Cambria Math"/>
                                      </w:rPr>
                                      <m:t>y</m:t>
                                    </w:ins>
                                  </m:r>
                                </m:sub>
                              </m:sSub>
                            </m:e>
                          </m:d>
                        </m:e>
                      </m:nary>
                    </m:num>
                    <m:den>
                      <m:nary>
                        <m:naryPr>
                          <m:chr m:val="∑"/>
                          <m:limLoc m:val="undOvr"/>
                          <m:ctrlPr>
                            <w:ins w:id="306" w:author="Matthew.Siskey" w:date="2022-07-13T14:37:00Z">
                              <w:rPr>
                                <w:rFonts w:ascii="Cambria Math" w:hAnsi="Cambria Math"/>
                              </w:rPr>
                            </w:ins>
                          </m:ctrlPr>
                        </m:naryPr>
                        <m:sub>
                          <m:r>
                            <w:ins w:id="307" w:author="Matthew.Siskey" w:date="2022-07-13T14:37:00Z">
                              <w:rPr>
                                <w:rFonts w:ascii="Cambria Math" w:hAnsi="Cambria Math"/>
                              </w:rPr>
                              <m:t>sx</m:t>
                            </w:ins>
                          </m:r>
                          <m:r>
                            <w:ins w:id="308" w:author="Matthew.Siskey" w:date="2022-07-13T14:37:00Z">
                              <m:rPr>
                                <m:sty m:val="p"/>
                              </m:rPr>
                              <w:rPr>
                                <w:rFonts w:ascii="Cambria Math" w:hAnsi="Cambria Math"/>
                              </w:rPr>
                              <m:t>=</m:t>
                            </w:ins>
                          </m:r>
                          <m:r>
                            <w:ins w:id="309" w:author="Matthew.Siskey" w:date="2022-07-13T14:37:00Z">
                              <w:rPr>
                                <w:rFonts w:ascii="Cambria Math" w:hAnsi="Cambria Math"/>
                              </w:rPr>
                              <m:t>1</m:t>
                            </w:ins>
                          </m:r>
                        </m:sub>
                        <m:sup>
                          <m:r>
                            <w:ins w:id="310" w:author="Matthew.Siskey" w:date="2022-07-13T14:37:00Z">
                              <w:rPr>
                                <w:rFonts w:ascii="Cambria Math" w:hAnsi="Cambria Math"/>
                              </w:rPr>
                              <m:t>3</m:t>
                            </w:ins>
                          </m:r>
                        </m:sup>
                        <m:e>
                          <m:nary>
                            <m:naryPr>
                              <m:chr m:val="∑"/>
                              <m:limLoc m:val="undOvr"/>
                              <m:ctrlPr>
                                <w:ins w:id="311" w:author="Matthew.Siskey" w:date="2022-07-13T14:37:00Z">
                                  <w:rPr>
                                    <w:rFonts w:ascii="Cambria Math" w:hAnsi="Cambria Math"/>
                                  </w:rPr>
                                </w:ins>
                              </m:ctrlPr>
                            </m:naryPr>
                            <m:sub>
                              <m:r>
                                <w:ins w:id="312" w:author="Matthew.Siskey" w:date="2022-07-13T14:37:00Z">
                                  <w:rPr>
                                    <w:rFonts w:ascii="Cambria Math" w:hAnsi="Cambria Math"/>
                                  </w:rPr>
                                  <m:t>l</m:t>
                                </w:ins>
                              </m:r>
                              <m:r>
                                <w:ins w:id="313" w:author="Matthew.Siskey" w:date="2022-07-13T14:37:00Z">
                                  <m:rPr>
                                    <m:sty m:val="p"/>
                                  </m:rPr>
                                  <w:rPr>
                                    <w:rFonts w:ascii="Cambria Math" w:hAnsi="Cambria Math"/>
                                  </w:rPr>
                                  <m:t>=</m:t>
                                </w:ins>
                              </m:r>
                              <m:r>
                                <w:ins w:id="314" w:author="Matthew.Siskey" w:date="2022-07-13T14:37:00Z">
                                  <w:rPr>
                                    <w:rFonts w:ascii="Cambria Math" w:hAnsi="Cambria Math"/>
                                  </w:rPr>
                                  <m:t>1</m:t>
                                </w:ins>
                              </m:r>
                            </m:sub>
                            <m:sup>
                              <m:r>
                                <w:ins w:id="315" w:author="Matthew.Siskey" w:date="2022-07-13T14:37:00Z">
                                  <w:rPr>
                                    <w:rFonts w:ascii="Cambria Math" w:hAnsi="Cambria Math"/>
                                  </w:rPr>
                                  <m:t>L</m:t>
                                </w:ins>
                              </m:r>
                            </m:sup>
                            <m:e>
                              <m:nary>
                                <m:naryPr>
                                  <m:chr m:val="∑"/>
                                  <m:limLoc m:val="undOvr"/>
                                  <m:ctrlPr>
                                    <w:ins w:id="316" w:author="Matthew.Siskey" w:date="2022-07-13T14:37:00Z">
                                      <w:rPr>
                                        <w:rFonts w:ascii="Cambria Math" w:hAnsi="Cambria Math"/>
                                      </w:rPr>
                                    </w:ins>
                                  </m:ctrlPr>
                                </m:naryPr>
                                <m:sub>
                                  <m:r>
                                    <w:ins w:id="317" w:author="Matthew.Siskey" w:date="2022-07-13T14:37:00Z">
                                      <w:rPr>
                                        <w:rFonts w:ascii="Cambria Math" w:hAnsi="Cambria Math"/>
                                      </w:rPr>
                                      <m:t>h</m:t>
                                    </w:ins>
                                  </m:r>
                                  <m:r>
                                    <w:ins w:id="318" w:author="Matthew.Siskey" w:date="2022-07-13T14:37:00Z">
                                      <m:rPr>
                                        <m:sty m:val="p"/>
                                      </m:rPr>
                                      <w:rPr>
                                        <w:rFonts w:ascii="Cambria Math" w:hAnsi="Cambria Math"/>
                                      </w:rPr>
                                      <m:t>=</m:t>
                                    </w:ins>
                                  </m:r>
                                  <m:r>
                                    <w:ins w:id="319" w:author="Matthew.Siskey" w:date="2022-07-13T14:37:00Z">
                                      <w:rPr>
                                        <w:rFonts w:ascii="Cambria Math" w:hAnsi="Cambria Math"/>
                                      </w:rPr>
                                      <m:t>1</m:t>
                                    </w:ins>
                                  </m:r>
                                </m:sub>
                                <m:sup>
                                  <m:sSub>
                                    <m:sSubPr>
                                      <m:ctrlPr>
                                        <w:ins w:id="320" w:author="Matthew.Siskey" w:date="2022-07-13T14:37:00Z">
                                          <w:rPr>
                                            <w:rFonts w:ascii="Cambria Math" w:hAnsi="Cambria Math"/>
                                          </w:rPr>
                                        </w:ins>
                                      </m:ctrlPr>
                                    </m:sSubPr>
                                    <m:e>
                                      <m:r>
                                        <w:ins w:id="321" w:author="Matthew.Siskey" w:date="2022-07-13T14:37:00Z">
                                          <w:rPr>
                                            <w:rFonts w:ascii="Cambria Math" w:hAnsi="Cambria Math"/>
                                          </w:rPr>
                                          <m:t>H</m:t>
                                        </w:ins>
                                      </m:r>
                                    </m:e>
                                    <m:sub>
                                      <m:r>
                                        <w:ins w:id="322" w:author="Matthew.Siskey" w:date="2022-07-13T14:37:00Z">
                                          <w:rPr>
                                            <w:rFonts w:ascii="Cambria Math" w:hAnsi="Cambria Math"/>
                                          </w:rPr>
                                          <m:t>st</m:t>
                                        </w:ins>
                                      </m:r>
                                      <m:r>
                                        <w:ins w:id="323" w:author="Matthew.Siskey" w:date="2022-07-13T14:37:00Z">
                                          <m:rPr>
                                            <m:sty m:val="p"/>
                                          </m:rPr>
                                          <w:rPr>
                                            <w:rFonts w:ascii="Cambria Math" w:hAnsi="Cambria Math"/>
                                          </w:rPr>
                                          <m:t>,</m:t>
                                        </w:ins>
                                      </m:r>
                                      <m:r>
                                        <w:ins w:id="324" w:author="Matthew.Siskey" w:date="2022-07-13T14:37:00Z">
                                          <w:rPr>
                                            <w:rFonts w:ascii="Cambria Math" w:hAnsi="Cambria Math"/>
                                          </w:rPr>
                                          <m:t>y</m:t>
                                        </w:ins>
                                      </m:r>
                                    </m:sub>
                                  </m:sSub>
                                </m:sup>
                                <m:e>
                                  <m:d>
                                    <m:dPr>
                                      <m:begChr m:val="["/>
                                      <m:endChr m:val="]"/>
                                      <m:ctrlPr>
                                        <w:ins w:id="325" w:author="Matthew.Siskey" w:date="2022-07-13T14:37:00Z">
                                          <w:rPr>
                                            <w:rFonts w:ascii="Cambria Math" w:hAnsi="Cambria Math"/>
                                          </w:rPr>
                                        </w:ins>
                                      </m:ctrlPr>
                                    </m:dPr>
                                    <m:e>
                                      <m:sSub>
                                        <m:sSubPr>
                                          <m:ctrlPr>
                                            <w:ins w:id="326" w:author="Matthew.Siskey" w:date="2022-07-13T14:37:00Z">
                                              <w:rPr>
                                                <w:rFonts w:ascii="Cambria Math" w:hAnsi="Cambria Math"/>
                                              </w:rPr>
                                            </w:ins>
                                          </m:ctrlPr>
                                        </m:sSubPr>
                                        <m:e>
                                          <m:r>
                                            <w:ins w:id="327" w:author="Matthew.Siskey" w:date="2022-07-13T14:37:00Z">
                                              <w:rPr>
                                                <w:rFonts w:ascii="Cambria Math" w:hAnsi="Cambria Math"/>
                                              </w:rPr>
                                              <m:t>N</m:t>
                                            </w:ins>
                                          </m:r>
                                        </m:e>
                                        <m:sub>
                                          <m:r>
                                            <w:ins w:id="328" w:author="Matthew.Siskey" w:date="2022-07-13T14:37:00Z">
                                              <w:rPr>
                                                <w:rFonts w:ascii="Cambria Math" w:hAnsi="Cambria Math"/>
                                              </w:rPr>
                                              <m:t>sx</m:t>
                                            </w:ins>
                                          </m:r>
                                          <m:r>
                                            <w:ins w:id="329" w:author="Matthew.Siskey" w:date="2022-07-13T14:37:00Z">
                                              <m:rPr>
                                                <m:sty m:val="p"/>
                                              </m:rPr>
                                              <w:rPr>
                                                <w:rFonts w:ascii="Cambria Math" w:hAnsi="Cambria Math"/>
                                              </w:rPr>
                                              <m:t>,</m:t>
                                            </w:ins>
                                          </m:r>
                                          <m:r>
                                            <w:ins w:id="330" w:author="Matthew.Siskey" w:date="2022-07-13T14:37:00Z">
                                              <w:rPr>
                                                <w:rFonts w:ascii="Cambria Math" w:hAnsi="Cambria Math"/>
                                              </w:rPr>
                                              <m:t>l</m:t>
                                            </w:ins>
                                          </m:r>
                                          <m:r>
                                            <w:ins w:id="331" w:author="Matthew.Siskey" w:date="2022-07-13T14:37:00Z">
                                              <m:rPr>
                                                <m:sty m:val="p"/>
                                              </m:rPr>
                                              <w:rPr>
                                                <w:rFonts w:ascii="Cambria Math" w:hAnsi="Cambria Math"/>
                                              </w:rPr>
                                              <m:t>,</m:t>
                                            </w:ins>
                                          </m:r>
                                          <m:r>
                                            <w:ins w:id="332" w:author="Matthew.Siskey" w:date="2022-07-13T14:37:00Z">
                                              <w:rPr>
                                                <w:rFonts w:ascii="Cambria Math" w:hAnsi="Cambria Math"/>
                                              </w:rPr>
                                              <m:t>h</m:t>
                                            </w:ins>
                                          </m:r>
                                          <m:r>
                                            <w:ins w:id="333" w:author="Matthew.Siskey" w:date="2022-07-13T14:37:00Z">
                                              <m:rPr>
                                                <m:sty m:val="p"/>
                                              </m:rPr>
                                              <w:rPr>
                                                <w:rFonts w:ascii="Cambria Math" w:hAnsi="Cambria Math"/>
                                              </w:rPr>
                                              <m:t>,</m:t>
                                            </w:ins>
                                          </m:r>
                                          <m:r>
                                            <w:ins w:id="334" w:author="Matthew.Siskey" w:date="2022-07-13T14:37:00Z">
                                              <w:rPr>
                                                <w:rFonts w:ascii="Cambria Math" w:hAnsi="Cambria Math"/>
                                              </w:rPr>
                                              <m:t>st</m:t>
                                            </w:ins>
                                          </m:r>
                                          <m:r>
                                            <w:ins w:id="335" w:author="Matthew.Siskey" w:date="2022-07-13T14:37:00Z">
                                              <m:rPr>
                                                <m:sty m:val="p"/>
                                              </m:rPr>
                                              <w:rPr>
                                                <w:rFonts w:ascii="Cambria Math" w:hAnsi="Cambria Math"/>
                                              </w:rPr>
                                              <m:t>,</m:t>
                                            </w:ins>
                                          </m:r>
                                          <m:r>
                                            <w:ins w:id="336" w:author="Matthew.Siskey" w:date="2022-07-13T14:37:00Z">
                                              <w:rPr>
                                                <w:rFonts w:ascii="Cambria Math" w:hAnsi="Cambria Math"/>
                                              </w:rPr>
                                              <m:t>y</m:t>
                                            </w:ins>
                                          </m:r>
                                        </m:sub>
                                      </m:sSub>
                                      <m:r>
                                        <w:ins w:id="337" w:author="Matthew.Siskey" w:date="2022-07-13T14:37:00Z">
                                          <m:rPr>
                                            <m:sty m:val="p"/>
                                          </m:rPr>
                                          <w:rPr>
                                            <w:rFonts w:ascii="Cambria Math" w:hAnsi="Cambria Math"/>
                                          </w:rPr>
                                          <m:t>/</m:t>
                                        </w:ins>
                                      </m:r>
                                      <m:sSub>
                                        <m:sSubPr>
                                          <m:ctrlPr>
                                            <w:ins w:id="338" w:author="Matthew.Siskey" w:date="2022-07-13T14:37:00Z">
                                              <w:rPr>
                                                <w:rFonts w:ascii="Cambria Math" w:hAnsi="Cambria Math"/>
                                              </w:rPr>
                                            </w:ins>
                                          </m:ctrlPr>
                                        </m:sSubPr>
                                        <m:e>
                                          <m:r>
                                            <w:ins w:id="339" w:author="Matthew.Siskey" w:date="2022-07-13T14:37:00Z">
                                              <w:rPr>
                                                <w:rFonts w:ascii="Cambria Math" w:hAnsi="Cambria Math"/>
                                              </w:rPr>
                                              <m:t>N</m:t>
                                            </w:ins>
                                          </m:r>
                                        </m:e>
                                        <m:sub>
                                          <m:r>
                                            <w:ins w:id="340" w:author="Matthew.Siskey" w:date="2022-07-13T14:37:00Z">
                                              <w:rPr>
                                                <w:rFonts w:ascii="Cambria Math" w:hAnsi="Cambria Math"/>
                                              </w:rPr>
                                              <m:t>h</m:t>
                                            </w:ins>
                                          </m:r>
                                          <m:r>
                                            <w:ins w:id="341" w:author="Matthew.Siskey" w:date="2022-07-13T14:37:00Z">
                                              <m:rPr>
                                                <m:sty m:val="p"/>
                                              </m:rPr>
                                              <w:rPr>
                                                <w:rFonts w:ascii="Cambria Math" w:hAnsi="Cambria Math"/>
                                              </w:rPr>
                                              <m:t>,</m:t>
                                            </w:ins>
                                          </m:r>
                                          <m:r>
                                            <w:ins w:id="342" w:author="Matthew.Siskey" w:date="2022-07-13T14:37:00Z">
                                              <w:rPr>
                                                <w:rFonts w:ascii="Cambria Math" w:hAnsi="Cambria Math"/>
                                              </w:rPr>
                                              <m:t>st</m:t>
                                            </w:ins>
                                          </m:r>
                                          <m:r>
                                            <w:ins w:id="343" w:author="Matthew.Siskey" w:date="2022-07-13T14:37:00Z">
                                              <m:rPr>
                                                <m:sty m:val="p"/>
                                              </m:rPr>
                                              <w:rPr>
                                                <w:rFonts w:ascii="Cambria Math" w:hAnsi="Cambria Math"/>
                                              </w:rPr>
                                              <m:t>,</m:t>
                                            </w:ins>
                                          </m:r>
                                          <m:r>
                                            <w:ins w:id="344" w:author="Matthew.Siskey" w:date="2022-07-13T14:37:00Z">
                                              <w:rPr>
                                                <w:rFonts w:ascii="Cambria Math" w:hAnsi="Cambria Math"/>
                                              </w:rPr>
                                              <m:t>y</m:t>
                                            </w:ins>
                                          </m:r>
                                        </m:sub>
                                      </m:sSub>
                                    </m:e>
                                  </m:d>
                                </m:e>
                              </m:nary>
                            </m:e>
                          </m:nary>
                        </m:e>
                      </m:nary>
                    </m:den>
                  </m:f>
                </m:e>
                <m:e>
                  <m:r>
                    <w:ins w:id="345" w:author="Matthew.Siskey" w:date="2022-07-13T14:37:00Z">
                      <w:rPr>
                        <w:rFonts w:ascii="Cambria Math" w:eastAsia="Times New Roman" w:hAnsi="Cambria Math" w:cs="Times New Roman"/>
                        <w:szCs w:val="24"/>
                      </w:rPr>
                      <m:t>if length frequency missing</m:t>
                    </w:ins>
                  </m:r>
                  <m:r>
                    <w:ins w:id="346" w:author="Matthew.Siskey" w:date="2022-07-13T14:37:00Z">
                      <w:rPr>
                        <w:rFonts w:ascii="Cambria Math" w:eastAsia="Times New Roman" w:hAnsi="Cambria Math" w:cs="Times New Roman"/>
                        <w:szCs w:val="24"/>
                      </w:rPr>
                      <m:t xml:space="preserve"> (GOA)</m:t>
                    </w:ins>
                  </m:r>
                </m:e>
              </m:mr>
              <m:mr>
                <m:e/>
                <m:e>
                  <m:r>
                    <w:ins w:id="347" w:author="Matthew.Siskey" w:date="2022-07-13T14:38:00Z">
                      <w:rPr>
                        <w:rFonts w:ascii="Cambria Math" w:eastAsia="Times New Roman" w:hAnsi="Cambria Math" w:cs="Times New Roman"/>
                        <w:szCs w:val="24"/>
                      </w:rPr>
                      <m:t xml:space="preserve">if length </m:t>
                    </w:ins>
                  </m:r>
                  <m:r>
                    <w:ins w:id="348" w:author="Matthew.Siskey" w:date="2022-07-13T14:38:00Z">
                      <w:rPr>
                        <w:rFonts w:ascii="Cambria Math" w:eastAsia="Times New Roman" w:hAnsi="Cambria Math" w:cs="Times New Roman"/>
                        <w:szCs w:val="24"/>
                      </w:rPr>
                      <m:t>frequency missing (EBS)</m:t>
                    </w:ins>
                  </m:r>
                </m:e>
              </m:mr>
            </m:m>
          </m:e>
        </m:d>
      </m:oMath>
      <w:ins w:id="349" w:author="Matthew.Siskey" w:date="2022-07-13T14:33:00Z">
        <w:r>
          <w:rPr>
            <w:rFonts w:eastAsia="Times New Roman" w:cs="Times New Roman"/>
            <w:szCs w:val="24"/>
          </w:rPr>
          <w:t xml:space="preserve"> </w:t>
        </w:r>
        <w:r w:rsidRPr="00CD59AC">
          <w:rPr>
            <w:rFonts w:ascii="Cambria Math" w:eastAsia="Times New Roman" w:hAnsi="Cambria Math" w:cs="Times New Roman"/>
            <w:szCs w:val="24"/>
          </w:rPr>
          <w:t>(</w:t>
        </w:r>
        <w:r>
          <w:rPr>
            <w:rFonts w:ascii="Cambria Math" w:eastAsia="Times New Roman" w:hAnsi="Cambria Math" w:cs="Times New Roman"/>
            <w:szCs w:val="24"/>
          </w:rPr>
          <w:t>4</w:t>
        </w:r>
        <w:r w:rsidRPr="00CD59AC">
          <w:rPr>
            <w:rFonts w:ascii="Cambria Math" w:eastAsia="Times New Roman" w:hAnsi="Cambria Math" w:cs="Times New Roman"/>
            <w:szCs w:val="24"/>
          </w:rPr>
          <w:t>)</w:t>
        </w:r>
      </w:ins>
    </w:p>
    <w:p w14:paraId="18762DDE" w14:textId="5643AB26" w:rsidR="001347FE" w:rsidRDefault="00792F79">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count of sampled fish, in numbers, by sex-</w:t>
      </w:r>
      <w:r>
        <w:rPr>
          <w:i/>
          <w:iCs/>
        </w:rPr>
        <w:t>sx</w:t>
      </w:r>
      <w:r>
        <w:t xml:space="preserve"> and length-</w:t>
      </w:r>
      <w:r>
        <w:rPr>
          <w:i/>
          <w:iCs/>
        </w:rPr>
        <w:t>l</w:t>
      </w:r>
      <w:r>
        <w:t xml:space="preserve">. In some cases there are hauls that have catch for a species but without corresponding length frequency data, which is addressed differently between the EBS survey and the GOA and AI surveys. </w:t>
      </w:r>
      <w:del w:id="350" w:author="Matthew.Siskey" w:date="2022-07-13T14:27:00Z">
        <w:r w:rsidDel="001A2152">
          <w:delText xml:space="preserve">If no length frequency samples are missing from the data, case (1) is applied. </w:delText>
        </w:r>
      </w:del>
      <w:ins w:id="351" w:author="Matthew.Siskey" w:date="2022-07-13T14:42:00Z">
        <w:r w:rsidR="006E09FA">
          <w:t xml:space="preserve">For missing ength frequency data in the GOA and AI surveys, </w:t>
        </w:r>
      </w:ins>
      <w:ins w:id="352" w:author="Matthew.Siskey" w:date="2022-07-13T14:43:00Z">
        <w:r w:rsidR="006E09FA">
          <w:t xml:space="preserve">… </w:t>
        </w:r>
      </w:ins>
      <w:r>
        <w:t xml:space="preserve">Missing length frequency data in the EBS is handled by assigning the estimated proportion of the stratum population to a substitute length code, so that the abundance is not extrapolated to observed length categories. </w:t>
      </w:r>
      <w:del w:id="353" w:author="Matthew.Siskey" w:date="2022-07-13T14:42:00Z">
        <w:r w:rsidDel="006E09FA">
          <w:delText xml:space="preserve">For missing length frequency data in the GOA and AI surveys, case (2) of equation (4) is applied in order to account for the unknown length frequency in these hauls. </w:delText>
        </w:r>
      </w:del>
      <w:r>
        <w:t xml:space="preserve">Finally, we estimate the sex-specific </w:t>
      </w:r>
      <w:commentRangeStart w:id="354"/>
      <w:r>
        <w:t xml:space="preserve">population abundance at length </w:t>
      </w:r>
      <w:commentRangeEnd w:id="354"/>
      <w:r w:rsidR="00CB7ADC">
        <w:rPr>
          <w:rStyle w:val="CommentReference"/>
        </w:rPr>
        <w:commentReference w:id="354"/>
      </w:r>
      <w:r>
        <w:t>within strata-</w:t>
      </w:r>
      <w:r w:rsidRPr="006E09FA">
        <w:rPr>
          <w:i/>
          <w:rPrChange w:id="355" w:author="Matthew.Siskey" w:date="2022-07-13T14:43:00Z">
            <w:rPr/>
          </w:rPrChange>
        </w:rPr>
        <w:t>st</w:t>
      </w:r>
      <w:r>
        <w:t xml:space="preserve"> with:</w:t>
      </w:r>
    </w:p>
    <w:p w14:paraId="08CA5912" w14:textId="77777777" w:rsidR="001347FE" w:rsidRDefault="002F7DBE">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5</m:t>
              </m:r>
            </m:e>
          </m:d>
        </m:oMath>
      </m:oMathPara>
    </w:p>
    <w:p w14:paraId="55C7BC96" w14:textId="77777777" w:rsidR="001347FE" w:rsidRDefault="00792F79">
      <w:pPr>
        <w:pStyle w:val="FirstParagraph"/>
      </w:pPr>
      <w:r>
        <w:t xml:space="preserve">and to obtain the sex-specific estimates of population abundance at length in a management area one would simply sum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across strata.</w:t>
      </w:r>
    </w:p>
    <w:p w14:paraId="6A9AB768" w14:textId="77777777" w:rsidR="001347FE" w:rsidRPr="00C51FE4" w:rsidRDefault="00792F79" w:rsidP="00C51FE4">
      <w:pPr>
        <w:pStyle w:val="Heading2"/>
        <w:rPr>
          <w:i/>
          <w:sz w:val="24"/>
          <w:szCs w:val="24"/>
        </w:rPr>
      </w:pPr>
      <w:bookmarkStart w:id="356" w:name="bootstrap-simulation-framework"/>
      <w:bookmarkEnd w:id="92"/>
      <w:r w:rsidRPr="00C51FE4">
        <w:rPr>
          <w:i/>
          <w:sz w:val="24"/>
          <w:szCs w:val="24"/>
        </w:rPr>
        <w:lastRenderedPageBreak/>
        <w:t>Bootstrap-simulation framework</w:t>
      </w:r>
    </w:p>
    <w:p w14:paraId="26BD96F0" w14:textId="2E0169EC" w:rsidR="008F14E6" w:rsidRPr="00C51FE4" w:rsidRDefault="00792F79" w:rsidP="00C51FE4">
      <w:pPr>
        <w:pStyle w:val="BodyText"/>
        <w:ind w:firstLine="720"/>
      </w:pPr>
      <w:r>
        <w:t xml:space="preserve">To evaluate the effect of sub-sampling length frequency collections </w:t>
      </w:r>
      <w:ins w:id="357" w:author="Matthew.Siskey" w:date="2022-07-13T14:58:00Z">
        <w:r w:rsidR="009503E2">
          <w:t xml:space="preserve">on uncertainty in calculated length compositions, </w:t>
        </w:r>
      </w:ins>
      <w:r>
        <w:t xml:space="preserve">we developed a bootstrap-simulation framework that </w:t>
      </w:r>
      <w:ins w:id="358" w:author="Matthew.Siskey" w:date="2022-07-13T14:59:00Z">
        <w:r w:rsidR="009503E2">
          <w:t xml:space="preserve">(1) </w:t>
        </w:r>
      </w:ins>
      <w:r>
        <w:t>allow</w:t>
      </w:r>
      <w:ins w:id="359" w:author="Matthew.Siskey" w:date="2022-07-13T15:00:00Z">
        <w:r w:rsidR="009503E2">
          <w:t>s</w:t>
        </w:r>
      </w:ins>
      <w:del w:id="360" w:author="Matthew.Siskey" w:date="2022-07-13T15:00:00Z">
        <w:r w:rsidDel="009503E2">
          <w:delText>ed</w:delText>
        </w:r>
      </w:del>
      <w:r>
        <w:t xml:space="preserve"> for reductions in the number of sexed length frequencies collected</w:t>
      </w:r>
      <w:ins w:id="361" w:author="Matthew.Siskey" w:date="2022-07-13T14:58:00Z">
        <w:r w:rsidR="009503E2">
          <w:t xml:space="preserve"> historically</w:t>
        </w:r>
      </w:ins>
      <w:ins w:id="362" w:author="Matthew.Siskey" w:date="2022-07-13T14:59:00Z">
        <w:r w:rsidR="009503E2">
          <w:t xml:space="preserve">, and (2) </w:t>
        </w:r>
      </w:ins>
      <w:ins w:id="363" w:author="Matthew.Siskey" w:date="2022-07-13T15:00:00Z">
        <w:r w:rsidR="009503E2">
          <w:t xml:space="preserve">conducts the first-stage expansion process for each bootstrap replicate of </w:t>
        </w:r>
      </w:ins>
      <w:ins w:id="364" w:author="Matthew.Siskey" w:date="2022-07-13T15:01:00Z">
        <w:r w:rsidR="00162053">
          <w:t>length frequency information to generate length compositions</w:t>
        </w:r>
      </w:ins>
      <w:r>
        <w:t xml:space="preserve">. </w:t>
      </w:r>
      <w:commentRangeStart w:id="365"/>
      <w:del w:id="366" w:author="Matthew.Siskey" w:date="2022-07-13T14:58:00Z">
        <w:r w:rsidDel="009503E2">
          <w:delText xml:space="preserve">We used the historical length frequency data that were collected from the bottom trawl surveys to evaluate the impact of reduced sex-specific length frequency data. </w:delText>
        </w:r>
        <w:commentRangeEnd w:id="365"/>
        <w:r w:rsidR="009503E2" w:rsidDel="009503E2">
          <w:rPr>
            <w:rStyle w:val="CommentReference"/>
          </w:rPr>
          <w:commentReference w:id="365"/>
        </w:r>
      </w:del>
      <w:r>
        <w:t xml:space="preserve">In simple terms, the simulation framework that we developed </w:t>
      </w:r>
      <w:del w:id="367" w:author="Matthew.Siskey" w:date="2022-07-13T15:02:00Z">
        <w:r w:rsidDel="00162053">
          <w:delText xml:space="preserve">would </w:delText>
        </w:r>
      </w:del>
      <w:commentRangeStart w:id="368"/>
      <w:r>
        <w:t>select</w:t>
      </w:r>
      <w:ins w:id="369" w:author="Matthew.Siskey" w:date="2022-07-13T15:02:00Z">
        <w:r w:rsidR="00162053">
          <w:t>s</w:t>
        </w:r>
      </w:ins>
      <w:commentRangeEnd w:id="368"/>
      <w:ins w:id="370" w:author="Matthew.Siskey" w:date="2022-07-13T15:03:00Z">
        <w:r w:rsidR="00162053">
          <w:rPr>
            <w:rStyle w:val="CommentReference"/>
          </w:rPr>
          <w:commentReference w:id="368"/>
        </w:r>
      </w:ins>
      <w:r>
        <w:t xml:space="preserve"> a pre-determined number of fish from the length frequency collections that </w:t>
      </w:r>
      <w:del w:id="371" w:author="Matthew.Siskey" w:date="2022-07-13T15:02:00Z">
        <w:r w:rsidDel="00162053">
          <w:delText xml:space="preserve">would </w:delText>
        </w:r>
      </w:del>
      <w:ins w:id="372" w:author="Matthew.Siskey" w:date="2022-07-13T15:02:00Z">
        <w:r w:rsidR="00162053">
          <w:t xml:space="preserve">are </w:t>
        </w:r>
      </w:ins>
      <w:r>
        <w:t xml:space="preserve">then </w:t>
      </w:r>
      <w:del w:id="373" w:author="Matthew.Siskey" w:date="2022-07-13T15:02:00Z">
        <w:r w:rsidDel="00162053">
          <w:delText xml:space="preserve">be subsequently </w:delText>
        </w:r>
      </w:del>
      <w:r>
        <w:t>sexed</w:t>
      </w:r>
      <w:del w:id="374" w:author="Matthew.Siskey" w:date="2022-07-13T15:02:00Z">
        <w:r w:rsidDel="00162053">
          <w:delText xml:space="preserve">, </w:delText>
        </w:r>
      </w:del>
      <w:ins w:id="375" w:author="Matthew.Siskey" w:date="2022-07-13T15:02:00Z">
        <w:r w:rsidR="00162053">
          <w:t>;</w:t>
        </w:r>
        <w:r w:rsidR="00162053">
          <w:t xml:space="preserve"> </w:t>
        </w:r>
      </w:ins>
      <w:r>
        <w:t xml:space="preserve">the remaining length frequency data (regardless of whether sex was actually determined in the historical data) </w:t>
      </w:r>
      <w:del w:id="376" w:author="Matthew.Siskey" w:date="2022-07-13T15:02:00Z">
        <w:r w:rsidDel="00162053">
          <w:delText xml:space="preserve">was </w:delText>
        </w:r>
      </w:del>
      <w:ins w:id="377" w:author="Matthew.Siskey" w:date="2022-07-13T15:02:00Z">
        <w:r w:rsidR="00162053">
          <w:t>are</w:t>
        </w:r>
        <w:r w:rsidR="00162053">
          <w:t xml:space="preserve"> </w:t>
        </w:r>
      </w:ins>
      <w:r>
        <w:t>classified as ‘unsexed’.</w:t>
      </w:r>
    </w:p>
    <w:p w14:paraId="525443B6" w14:textId="79BD130E" w:rsidR="001347FE" w:rsidRDefault="00792F79" w:rsidP="00C51FE4">
      <w:pPr>
        <w:pStyle w:val="FirstParagraph"/>
        <w:ind w:firstLine="720"/>
      </w:pPr>
      <w:r>
        <w:t xml:space="preserve">The bootstrap-simulation framework is composed of a suite of nested resampling </w:t>
      </w:r>
      <w:del w:id="378" w:author="Matthew.Siskey" w:date="2022-07-13T15:03:00Z">
        <w:r w:rsidDel="00162053">
          <w:delText>protocols</w:delText>
        </w:r>
      </w:del>
      <w:ins w:id="379" w:author="Matthew.Siskey" w:date="2022-07-13T15:03:00Z">
        <w:r w:rsidR="00162053">
          <w:t>processes</w:t>
        </w:r>
      </w:ins>
      <w:r>
        <w:t xml:space="preserve">. Bootstrap resampling was performed either with replacement (wr) or without replacement (wor) depending on the needs of a particular protocol. Functions to </w:t>
      </w:r>
      <w:del w:id="380" w:author="Matthew.Siskey" w:date="2022-07-13T15:04:00Z">
        <w:r w:rsidDel="00162053">
          <w:delText xml:space="preserve">run </w:delText>
        </w:r>
      </w:del>
      <w:ins w:id="381" w:author="Matthew.Siskey" w:date="2022-07-13T15:04:00Z">
        <w:r w:rsidR="00162053">
          <w:t xml:space="preserve">conduct </w:t>
        </w:r>
      </w:ins>
      <w:r>
        <w:t xml:space="preserve">the sampling </w:t>
      </w:r>
      <w:del w:id="382" w:author="Matthew.Siskey" w:date="2022-07-13T15:04:00Z">
        <w:r w:rsidDel="00162053">
          <w:delText xml:space="preserve">protocols </w:delText>
        </w:r>
      </w:del>
      <w:r>
        <w:t xml:space="preserve">were developed in a compartmentalized manner to provide for substantial flexibility in exploring desired resampling </w:t>
      </w:r>
      <w:del w:id="383" w:author="Matthew.Siskey" w:date="2022-07-13T15:05:00Z">
        <w:r w:rsidDel="00162053">
          <w:delText>protocols</w:delText>
        </w:r>
      </w:del>
      <w:ins w:id="384" w:author="Matthew.Siskey" w:date="2022-07-13T15:05:00Z">
        <w:r w:rsidR="00162053">
          <w:t>scenarios</w:t>
        </w:r>
      </w:ins>
      <w:r>
        <w:t xml:space="preserve">. The order of operations (Figure 1) has the following </w:t>
      </w:r>
      <w:del w:id="385" w:author="Matthew.Siskey" w:date="2022-07-13T15:07:00Z">
        <w:r w:rsidDel="00162053">
          <w:delText>schedule</w:delText>
        </w:r>
      </w:del>
      <w:ins w:id="386" w:author="Matthew.Siskey" w:date="2022-07-13T15:07:00Z">
        <w:r w:rsidR="00162053">
          <w:t>steps</w:t>
        </w:r>
      </w:ins>
      <w:r>
        <w:t>, with steps 1-3 being optional switches:</w:t>
      </w:r>
    </w:p>
    <w:p w14:paraId="05B684BF" w14:textId="27A78E7C" w:rsidR="001347FE" w:rsidRDefault="00792F79">
      <w:pPr>
        <w:pStyle w:val="Compact"/>
        <w:numPr>
          <w:ilvl w:val="0"/>
          <w:numId w:val="20"/>
        </w:numPr>
      </w:pPr>
      <w:r>
        <w:t>Resample hauls (wr) from the set of hauls with associated catch</w:t>
      </w:r>
      <w:ins w:id="387" w:author="Matthew.Siskey" w:date="2022-07-13T15:08:00Z">
        <w:r w:rsidR="00162053">
          <w:t>-</w:t>
        </w:r>
      </w:ins>
      <w:del w:id="388" w:author="Matthew.Siskey" w:date="2022-07-13T15:08:00Z">
        <w:r w:rsidDel="00162053">
          <w:delText xml:space="preserve"> per </w:delText>
        </w:r>
      </w:del>
      <w:ins w:id="389" w:author="Matthew.Siskey" w:date="2022-07-13T15:08:00Z">
        <w:r w:rsidR="00162053">
          <w:t>per</w:t>
        </w:r>
        <w:r w:rsidR="00162053">
          <w:t>-</w:t>
        </w:r>
      </w:ins>
      <w:del w:id="390" w:author="Matthew.Siskey" w:date="2022-07-13T15:08:00Z">
        <w:r w:rsidDel="00162053">
          <w:delText xml:space="preserve">unit </w:delText>
        </w:r>
      </w:del>
      <w:ins w:id="391" w:author="Matthew.Siskey" w:date="2022-07-13T15:08:00Z">
        <w:r w:rsidR="00162053">
          <w:t>unit</w:t>
        </w:r>
        <w:r w:rsidR="00162053">
          <w:t>-</w:t>
        </w:r>
      </w:ins>
      <w:r>
        <w:t>effort (in numbers)</w:t>
      </w:r>
    </w:p>
    <w:p w14:paraId="460F4EE1" w14:textId="77777777" w:rsidR="001347FE" w:rsidRDefault="00792F79">
      <w:pPr>
        <w:pStyle w:val="Compact"/>
        <w:numPr>
          <w:ilvl w:val="0"/>
          <w:numId w:val="20"/>
        </w:numPr>
      </w:pPr>
      <w:r>
        <w:t>Within the resampled hauls from step 1, resample the observed lengths (wr)</w:t>
      </w:r>
    </w:p>
    <w:p w14:paraId="5451F01E" w14:textId="4401A033" w:rsidR="001347FE" w:rsidRDefault="00792F79">
      <w:pPr>
        <w:pStyle w:val="Compact"/>
        <w:numPr>
          <w:ilvl w:val="0"/>
          <w:numId w:val="20"/>
        </w:numPr>
        <w:rPr>
          <w:ins w:id="392" w:author="Matthew.Siskey" w:date="2022-07-13T15:12:00Z"/>
        </w:rPr>
      </w:pPr>
      <w:r>
        <w:t>From the resampled lengths in step 2, subset the lengths (wor) with observed sex (either male or female) and sample these sex-length pairs at the sub-sampling level determined in step 2; equation (6)</w:t>
      </w:r>
    </w:p>
    <w:p w14:paraId="0D6B8D49" w14:textId="297D21DD" w:rsidR="006C3BC8" w:rsidRDefault="006C3BC8" w:rsidP="006C3BC8">
      <w:pPr>
        <w:pStyle w:val="BodyText"/>
        <w:ind w:left="1440"/>
        <w:pPrChange w:id="393" w:author="Matthew.Siskey" w:date="2022-07-13T15:12:00Z">
          <w:pPr>
            <w:pStyle w:val="Compact"/>
            <w:numPr>
              <w:numId w:val="20"/>
            </w:numPr>
            <w:ind w:left="720" w:hanging="480"/>
          </w:pPr>
        </w:pPrChange>
      </w:pPr>
      <m:oMathPara>
        <m:oMath>
          <m:sSub>
            <m:sSubPr>
              <m:ctrlPr>
                <w:ins w:id="394" w:author="Matthew.Siskey" w:date="2022-07-13T15:12:00Z">
                  <w:rPr>
                    <w:rFonts w:ascii="Cambria Math" w:hAnsi="Cambria Math"/>
                  </w:rPr>
                </w:ins>
              </m:ctrlPr>
            </m:sSubPr>
            <m:e>
              <m:r>
                <w:ins w:id="395" w:author="Matthew.Siskey" w:date="2022-07-13T15:12:00Z">
                  <w:rPr>
                    <w:rFonts w:ascii="Cambria Math" w:hAnsi="Cambria Math"/>
                  </w:rPr>
                  <m:t>l</m:t>
                </w:ins>
              </m:r>
            </m:e>
            <m:sub>
              <m:r>
                <w:ins w:id="396" w:author="Matthew.Siskey" w:date="2022-07-13T15:12:00Z">
                  <w:rPr>
                    <w:rFonts w:ascii="Cambria Math" w:hAnsi="Cambria Math"/>
                  </w:rPr>
                  <m:t>x</m:t>
                </w:ins>
              </m:r>
            </m:sub>
          </m:sSub>
          <m:r>
            <w:ins w:id="397" w:author="Matthew.Siskey" w:date="2022-07-13T15:12:00Z">
              <m:rPr>
                <m:sty m:val="p"/>
              </m:rPr>
              <w:rPr>
                <w:rFonts w:ascii="Cambria Math" w:hAnsi="Cambria Math"/>
              </w:rPr>
              <m:t>=</m:t>
            </w:ins>
          </m:r>
          <m:d>
            <m:dPr>
              <m:begChr m:val="{"/>
              <m:endChr m:val=""/>
              <m:ctrlPr>
                <w:ins w:id="398" w:author="Matthew.Siskey" w:date="2022-07-13T15:12:00Z">
                  <w:rPr>
                    <w:rFonts w:ascii="Cambria Math" w:hAnsi="Cambria Math"/>
                  </w:rPr>
                </w:ins>
              </m:ctrlPr>
            </m:dPr>
            <m:e>
              <m:m>
                <m:mPr>
                  <m:plcHide m:val="1"/>
                  <m:mcs>
                    <m:mc>
                      <m:mcPr>
                        <m:count m:val="2"/>
                        <m:mcJc m:val="left"/>
                      </m:mcPr>
                    </m:mc>
                  </m:mcs>
                  <m:ctrlPr>
                    <w:ins w:id="399" w:author="Matthew.Siskey" w:date="2022-07-13T15:12:00Z">
                      <w:rPr>
                        <w:rFonts w:ascii="Cambria Math" w:hAnsi="Cambria Math"/>
                      </w:rPr>
                    </w:ins>
                  </m:ctrlPr>
                </m:mPr>
                <m:mr>
                  <m:e>
                    <m:sSub>
                      <m:sSubPr>
                        <m:ctrlPr>
                          <w:ins w:id="400" w:author="Matthew.Siskey" w:date="2022-07-13T15:12:00Z">
                            <w:rPr>
                              <w:rFonts w:ascii="Cambria Math" w:hAnsi="Cambria Math"/>
                            </w:rPr>
                          </w:ins>
                        </m:ctrlPr>
                      </m:sSubPr>
                      <m:e>
                        <m:r>
                          <w:ins w:id="401" w:author="Matthew.Siskey" w:date="2022-07-13T15:12:00Z">
                            <w:rPr>
                              <w:rFonts w:ascii="Cambria Math" w:hAnsi="Cambria Math"/>
                            </w:rPr>
                            <m:t>n</m:t>
                          </w:ins>
                        </m:r>
                      </m:e>
                      <m:sub>
                        <m:r>
                          <w:ins w:id="402" w:author="Matthew.Siskey" w:date="2022-07-13T15:12:00Z">
                            <w:rPr>
                              <w:rFonts w:ascii="Cambria Math" w:hAnsi="Cambria Math"/>
                            </w:rPr>
                            <m:t>l</m:t>
                          </w:ins>
                        </m:r>
                      </m:sub>
                    </m:sSub>
                  </m:e>
                  <m:e>
                    <m:sSub>
                      <m:sSubPr>
                        <m:ctrlPr>
                          <w:ins w:id="403" w:author="Matthew.Siskey" w:date="2022-07-13T15:12:00Z">
                            <w:rPr>
                              <w:rFonts w:ascii="Cambria Math" w:hAnsi="Cambria Math"/>
                            </w:rPr>
                          </w:ins>
                        </m:ctrlPr>
                      </m:sSubPr>
                      <m:e>
                        <m:r>
                          <w:ins w:id="404" w:author="Matthew.Siskey" w:date="2022-07-13T15:12:00Z">
                            <w:rPr>
                              <w:rFonts w:ascii="Cambria Math" w:hAnsi="Cambria Math"/>
                            </w:rPr>
                            <m:t>n</m:t>
                          </w:ins>
                        </m:r>
                      </m:e>
                      <m:sub>
                        <m:r>
                          <w:ins w:id="405" w:author="Matthew.Siskey" w:date="2022-07-13T15:12:00Z">
                            <w:rPr>
                              <w:rFonts w:ascii="Cambria Math" w:hAnsi="Cambria Math"/>
                            </w:rPr>
                            <m:t>l</m:t>
                          </w:ins>
                        </m:r>
                      </m:sub>
                    </m:sSub>
                    <m:r>
                      <w:ins w:id="406" w:author="Matthew.Siskey" w:date="2022-07-13T15:12:00Z">
                        <m:rPr>
                          <m:sty m:val="p"/>
                        </m:rPr>
                        <w:rPr>
                          <w:rFonts w:ascii="Cambria Math" w:hAnsi="Cambria Math"/>
                        </w:rPr>
                        <m:t>≤</m:t>
                      </w:ins>
                    </m:r>
                    <m:r>
                      <w:ins w:id="407" w:author="Matthew.Siskey" w:date="2022-07-13T15:12:00Z">
                        <w:rPr>
                          <w:rFonts w:ascii="Cambria Math" w:hAnsi="Cambria Math"/>
                        </w:rPr>
                        <m:t>x</m:t>
                      </w:ins>
                    </m:r>
                  </m:e>
                </m:mr>
                <m:mr>
                  <m:e>
                    <m:sSub>
                      <m:sSubPr>
                        <m:ctrlPr>
                          <w:ins w:id="408" w:author="Matthew.Siskey" w:date="2022-07-13T15:12:00Z">
                            <w:rPr>
                              <w:rFonts w:ascii="Cambria Math" w:hAnsi="Cambria Math"/>
                            </w:rPr>
                          </w:ins>
                        </m:ctrlPr>
                      </m:sSubPr>
                      <m:e>
                        <m:r>
                          <w:ins w:id="409" w:author="Matthew.Siskey" w:date="2022-07-13T15:12:00Z">
                            <w:rPr>
                              <w:rFonts w:ascii="Cambria Math" w:hAnsi="Cambria Math"/>
                            </w:rPr>
                            <m:t>n</m:t>
                          </w:ins>
                        </m:r>
                      </m:e>
                      <m:sub>
                        <m:r>
                          <w:ins w:id="410" w:author="Matthew.Siskey" w:date="2022-07-13T15:12:00Z">
                            <w:rPr>
                              <w:rFonts w:ascii="Cambria Math" w:hAnsi="Cambria Math"/>
                            </w:rPr>
                            <m:t>lx</m:t>
                          </w:ins>
                        </m:r>
                      </m:sub>
                    </m:sSub>
                  </m:e>
                  <m:e>
                    <m:sSub>
                      <m:sSubPr>
                        <m:ctrlPr>
                          <w:ins w:id="411" w:author="Matthew.Siskey" w:date="2022-07-13T15:12:00Z">
                            <w:rPr>
                              <w:rFonts w:ascii="Cambria Math" w:hAnsi="Cambria Math"/>
                            </w:rPr>
                          </w:ins>
                        </m:ctrlPr>
                      </m:sSubPr>
                      <m:e>
                        <m:r>
                          <w:ins w:id="412" w:author="Matthew.Siskey" w:date="2022-07-13T15:12:00Z">
                            <w:rPr>
                              <w:rFonts w:ascii="Cambria Math" w:hAnsi="Cambria Math"/>
                            </w:rPr>
                            <m:t>n</m:t>
                          </w:ins>
                        </m:r>
                      </m:e>
                      <m:sub>
                        <m:r>
                          <w:ins w:id="413" w:author="Matthew.Siskey" w:date="2022-07-13T15:12:00Z">
                            <w:rPr>
                              <w:rFonts w:ascii="Cambria Math" w:hAnsi="Cambria Math"/>
                            </w:rPr>
                            <m:t>l</m:t>
                          </w:ins>
                        </m:r>
                      </m:sub>
                    </m:sSub>
                    <m:r>
                      <w:ins w:id="414" w:author="Matthew.Siskey" w:date="2022-07-13T15:12:00Z">
                        <m:rPr>
                          <m:sty m:val="p"/>
                        </m:rPr>
                        <w:rPr>
                          <w:rFonts w:ascii="Cambria Math" w:hAnsi="Cambria Math"/>
                        </w:rPr>
                        <m:t>&gt;</m:t>
                      </w:ins>
                    </m:r>
                    <m:r>
                      <w:ins w:id="415" w:author="Matthew.Siskey" w:date="2022-07-13T15:12:00Z">
                        <w:rPr>
                          <w:rFonts w:ascii="Cambria Math" w:hAnsi="Cambria Math"/>
                        </w:rPr>
                        <m:t>x</m:t>
                      </w:ins>
                    </m:r>
                    <m:r>
                      <w:ins w:id="416" w:author="Matthew.Siskey" w:date="2022-07-13T15:12:00Z">
                        <m:rPr>
                          <m:sty m:val="p"/>
                        </m:rPr>
                        <w:rPr>
                          <w:rFonts w:ascii="Cambria Math" w:hAnsi="Cambria Math"/>
                        </w:rPr>
                        <m:t>,</m:t>
                      </w:ins>
                    </m:r>
                    <m:r>
                      <w:ins w:id="417" w:author="Matthew.Siskey" w:date="2022-07-13T15:12:00Z">
                        <w:rPr>
                          <w:rFonts w:ascii="Cambria Math" w:hAnsi="Cambria Math"/>
                        </w:rPr>
                        <m:t> wor</m:t>
                      </w:ins>
                    </m:r>
                  </m:e>
                </m:mr>
              </m:m>
            </m:e>
          </m:d>
          <m:r>
            <w:ins w:id="418" w:author="Matthew.Siskey" w:date="2022-07-13T15:12:00Z">
              <w:rPr>
                <w:rFonts w:ascii="Cambria Math" w:hAnsi="Cambria Math"/>
              </w:rPr>
              <m:t>  </m:t>
            </w:ins>
          </m:r>
          <m:d>
            <m:dPr>
              <m:ctrlPr>
                <w:ins w:id="419" w:author="Matthew.Siskey" w:date="2022-07-13T15:12:00Z">
                  <w:rPr>
                    <w:rFonts w:ascii="Cambria Math" w:hAnsi="Cambria Math"/>
                  </w:rPr>
                </w:ins>
              </m:ctrlPr>
            </m:dPr>
            <m:e>
              <m:r>
                <w:ins w:id="420" w:author="Matthew.Siskey" w:date="2022-07-13T15:12:00Z">
                  <w:rPr>
                    <w:rFonts w:ascii="Cambria Math" w:hAnsi="Cambria Math"/>
                  </w:rPr>
                  <m:t>6</m:t>
                </w:ins>
              </m:r>
            </m:e>
          </m:d>
        </m:oMath>
      </m:oMathPara>
    </w:p>
    <w:p w14:paraId="66759BB1" w14:textId="435FC8CA" w:rsidR="001347FE" w:rsidRDefault="00792F79">
      <w:pPr>
        <w:pStyle w:val="Compact"/>
        <w:numPr>
          <w:ilvl w:val="0"/>
          <w:numId w:val="20"/>
        </w:numPr>
      </w:pPr>
      <w:r>
        <w:t>Calculate sex-specific population abundance</w:t>
      </w:r>
      <w:ins w:id="421" w:author="Matthew.Siskey" w:date="2022-07-13T15:16:00Z">
        <w:r w:rsidR="006C3BC8">
          <w:t>-</w:t>
        </w:r>
      </w:ins>
      <w:del w:id="422" w:author="Matthew.Siskey" w:date="2022-07-13T15:16:00Z">
        <w:r w:rsidDel="006C3BC8">
          <w:delText xml:space="preserve"> at </w:delText>
        </w:r>
      </w:del>
      <w:ins w:id="423" w:author="Matthew.Siskey" w:date="2022-07-13T15:16:00Z">
        <w:r w:rsidR="006C3BC8">
          <w:t>at</w:t>
        </w:r>
        <w:r w:rsidR="006C3BC8">
          <w:t>-</w:t>
        </w:r>
      </w:ins>
      <w:r>
        <w:t>length, using equations (1) - (5)</w:t>
      </w:r>
    </w:p>
    <w:p w14:paraId="48E2CB9D" w14:textId="6930B399" w:rsidR="001347FE" w:rsidDel="006C3BC8" w:rsidRDefault="00792F79" w:rsidP="00C51FE4">
      <w:pPr>
        <w:pStyle w:val="FirstParagraph"/>
        <w:rPr>
          <w:del w:id="424" w:author="Matthew.Siskey" w:date="2022-07-13T15:13:00Z"/>
        </w:rPr>
      </w:pPr>
      <w:r>
        <w:t xml:space="preserve">The core of the bootstrap-simulation function (step 3 above) is designed to explore reductions in the sample size of lengths that are then sexed on a per haul basis. In this bootstrap-simulation, the number of lengths in a given haul must be less than or equal to the desired sample size </w:t>
      </w:r>
      <w:r>
        <w:rPr>
          <w:i/>
          <w:iCs/>
        </w:rPr>
        <w:t>x</w:t>
      </w:r>
      <w:r>
        <w:t xml:space="preserve"> </w:t>
      </w:r>
      <w:r>
        <w:lastRenderedPageBreak/>
        <w:t xml:space="preserve">determined in step 2. In step 3, when the number of resampled lengths from step 2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w:t>
      </w:r>
      <w:r>
        <w:rPr>
          <w:i/>
          <w:iCs/>
        </w:rPr>
        <w:t>x</w:t>
      </w:r>
      <w:r>
        <w:t xml:space="preserve"> then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used directly,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a random draw of lengths is </w:t>
      </w:r>
      <w:commentRangeStart w:id="425"/>
      <w:r>
        <w:t xml:space="preserve">taken without replacement </w:t>
      </w:r>
      <w:commentRangeEnd w:id="425"/>
      <w:r w:rsidR="006C3BC8">
        <w:rPr>
          <w:rStyle w:val="CommentReference"/>
        </w:rPr>
        <w:commentReference w:id="425"/>
      </w:r>
      <w:r>
        <w:t>in step 3.</w:t>
      </w:r>
      <w:ins w:id="426" w:author="Matthew.Siskey" w:date="2022-07-13T15:13:00Z">
        <w:r w:rsidR="006C3BC8">
          <w:rPr>
            <w:rFonts w:eastAsiaTheme="minorEastAsia"/>
          </w:rPr>
          <w:t xml:space="preserve"> </w:t>
        </w:r>
      </w:ins>
    </w:p>
    <w:p w14:paraId="3FAA189B" w14:textId="455373AF" w:rsidR="001347FE" w:rsidDel="006C3BC8" w:rsidRDefault="002F7DBE">
      <w:pPr>
        <w:pStyle w:val="BodyText"/>
        <w:rPr>
          <w:del w:id="427" w:author="Matthew.Siskey" w:date="2022-07-13T15:12:00Z"/>
        </w:rPr>
      </w:pPr>
      <m:oMathPara>
        <m:oMathParaPr>
          <m:jc m:val="center"/>
        </m:oMathParaPr>
        <m:oMath>
          <m:sSub>
            <m:sSubPr>
              <m:ctrlPr>
                <w:del w:id="428" w:author="Matthew.Siskey" w:date="2022-07-13T15:12:00Z">
                  <w:rPr>
                    <w:rFonts w:ascii="Cambria Math" w:hAnsi="Cambria Math"/>
                  </w:rPr>
                </w:del>
              </m:ctrlPr>
            </m:sSubPr>
            <m:e>
              <m:r>
                <w:del w:id="429" w:author="Matthew.Siskey" w:date="2022-07-13T15:12:00Z">
                  <w:rPr>
                    <w:rFonts w:ascii="Cambria Math" w:hAnsi="Cambria Math"/>
                  </w:rPr>
                  <m:t>l</m:t>
                </w:del>
              </m:r>
            </m:e>
            <m:sub>
              <m:r>
                <w:del w:id="430" w:author="Matthew.Siskey" w:date="2022-07-13T15:12:00Z">
                  <w:rPr>
                    <w:rFonts w:ascii="Cambria Math" w:hAnsi="Cambria Math"/>
                  </w:rPr>
                  <m:t>x</m:t>
                </w:del>
              </m:r>
            </m:sub>
          </m:sSub>
          <m:r>
            <w:del w:id="431" w:author="Matthew.Siskey" w:date="2022-07-13T15:12:00Z">
              <m:rPr>
                <m:sty m:val="p"/>
              </m:rPr>
              <w:rPr>
                <w:rFonts w:ascii="Cambria Math" w:hAnsi="Cambria Math"/>
              </w:rPr>
              <m:t>=</m:t>
            </w:del>
          </m:r>
          <m:d>
            <m:dPr>
              <m:begChr m:val="{"/>
              <m:endChr m:val=""/>
              <m:ctrlPr>
                <w:del w:id="432" w:author="Matthew.Siskey" w:date="2022-07-13T15:12:00Z">
                  <w:rPr>
                    <w:rFonts w:ascii="Cambria Math" w:hAnsi="Cambria Math"/>
                  </w:rPr>
                </w:del>
              </m:ctrlPr>
            </m:dPr>
            <m:e>
              <m:m>
                <m:mPr>
                  <m:plcHide m:val="1"/>
                  <m:mcs>
                    <m:mc>
                      <m:mcPr>
                        <m:count m:val="2"/>
                        <m:mcJc m:val="left"/>
                      </m:mcPr>
                    </m:mc>
                  </m:mcs>
                  <m:ctrlPr>
                    <w:del w:id="433" w:author="Matthew.Siskey" w:date="2022-07-13T15:12:00Z">
                      <w:rPr>
                        <w:rFonts w:ascii="Cambria Math" w:hAnsi="Cambria Math"/>
                      </w:rPr>
                    </w:del>
                  </m:ctrlPr>
                </m:mPr>
                <m:mr>
                  <m:e>
                    <m:sSub>
                      <m:sSubPr>
                        <m:ctrlPr>
                          <w:del w:id="434" w:author="Matthew.Siskey" w:date="2022-07-13T15:12:00Z">
                            <w:rPr>
                              <w:rFonts w:ascii="Cambria Math" w:hAnsi="Cambria Math"/>
                            </w:rPr>
                          </w:del>
                        </m:ctrlPr>
                      </m:sSubPr>
                      <m:e>
                        <m:r>
                          <w:del w:id="435" w:author="Matthew.Siskey" w:date="2022-07-13T15:12:00Z">
                            <w:rPr>
                              <w:rFonts w:ascii="Cambria Math" w:hAnsi="Cambria Math"/>
                            </w:rPr>
                            <m:t>n</m:t>
                          </w:del>
                        </m:r>
                      </m:e>
                      <m:sub>
                        <m:r>
                          <w:del w:id="436" w:author="Matthew.Siskey" w:date="2022-07-13T15:12:00Z">
                            <w:rPr>
                              <w:rFonts w:ascii="Cambria Math" w:hAnsi="Cambria Math"/>
                            </w:rPr>
                            <m:t>l</m:t>
                          </w:del>
                        </m:r>
                      </m:sub>
                    </m:sSub>
                  </m:e>
                  <m:e>
                    <m:sSub>
                      <m:sSubPr>
                        <m:ctrlPr>
                          <w:del w:id="437" w:author="Matthew.Siskey" w:date="2022-07-13T15:12:00Z">
                            <w:rPr>
                              <w:rFonts w:ascii="Cambria Math" w:hAnsi="Cambria Math"/>
                            </w:rPr>
                          </w:del>
                        </m:ctrlPr>
                      </m:sSubPr>
                      <m:e>
                        <m:r>
                          <w:del w:id="438" w:author="Matthew.Siskey" w:date="2022-07-13T15:12:00Z">
                            <w:rPr>
                              <w:rFonts w:ascii="Cambria Math" w:hAnsi="Cambria Math"/>
                            </w:rPr>
                            <m:t>n</m:t>
                          </w:del>
                        </m:r>
                      </m:e>
                      <m:sub>
                        <m:r>
                          <w:del w:id="439" w:author="Matthew.Siskey" w:date="2022-07-13T15:12:00Z">
                            <w:rPr>
                              <w:rFonts w:ascii="Cambria Math" w:hAnsi="Cambria Math"/>
                            </w:rPr>
                            <m:t>l</m:t>
                          </w:del>
                        </m:r>
                      </m:sub>
                    </m:sSub>
                    <m:r>
                      <w:del w:id="440" w:author="Matthew.Siskey" w:date="2022-07-13T15:12:00Z">
                        <m:rPr>
                          <m:sty m:val="p"/>
                        </m:rPr>
                        <w:rPr>
                          <w:rFonts w:ascii="Cambria Math" w:hAnsi="Cambria Math"/>
                        </w:rPr>
                        <m:t>≤</m:t>
                      </w:del>
                    </m:r>
                    <m:r>
                      <w:del w:id="441" w:author="Matthew.Siskey" w:date="2022-07-13T15:12:00Z">
                        <w:rPr>
                          <w:rFonts w:ascii="Cambria Math" w:hAnsi="Cambria Math"/>
                        </w:rPr>
                        <m:t>x</m:t>
                      </w:del>
                    </m:r>
                  </m:e>
                </m:mr>
                <m:mr>
                  <m:e>
                    <m:sSub>
                      <m:sSubPr>
                        <m:ctrlPr>
                          <w:del w:id="442" w:author="Matthew.Siskey" w:date="2022-07-13T15:12:00Z">
                            <w:rPr>
                              <w:rFonts w:ascii="Cambria Math" w:hAnsi="Cambria Math"/>
                            </w:rPr>
                          </w:del>
                        </m:ctrlPr>
                      </m:sSubPr>
                      <m:e>
                        <m:r>
                          <w:del w:id="443" w:author="Matthew.Siskey" w:date="2022-07-13T15:12:00Z">
                            <w:rPr>
                              <w:rFonts w:ascii="Cambria Math" w:hAnsi="Cambria Math"/>
                            </w:rPr>
                            <m:t>n</m:t>
                          </w:del>
                        </m:r>
                      </m:e>
                      <m:sub>
                        <m:r>
                          <w:del w:id="444" w:author="Matthew.Siskey" w:date="2022-07-13T15:12:00Z">
                            <w:rPr>
                              <w:rFonts w:ascii="Cambria Math" w:hAnsi="Cambria Math"/>
                            </w:rPr>
                            <m:t>lx</m:t>
                          </w:del>
                        </m:r>
                      </m:sub>
                    </m:sSub>
                  </m:e>
                  <m:e>
                    <m:sSub>
                      <m:sSubPr>
                        <m:ctrlPr>
                          <w:del w:id="445" w:author="Matthew.Siskey" w:date="2022-07-13T15:12:00Z">
                            <w:rPr>
                              <w:rFonts w:ascii="Cambria Math" w:hAnsi="Cambria Math"/>
                            </w:rPr>
                          </w:del>
                        </m:ctrlPr>
                      </m:sSubPr>
                      <m:e>
                        <m:r>
                          <w:del w:id="446" w:author="Matthew.Siskey" w:date="2022-07-13T15:12:00Z">
                            <w:rPr>
                              <w:rFonts w:ascii="Cambria Math" w:hAnsi="Cambria Math"/>
                            </w:rPr>
                            <m:t>n</m:t>
                          </w:del>
                        </m:r>
                      </m:e>
                      <m:sub>
                        <m:r>
                          <w:del w:id="447" w:author="Matthew.Siskey" w:date="2022-07-13T15:12:00Z">
                            <w:rPr>
                              <w:rFonts w:ascii="Cambria Math" w:hAnsi="Cambria Math"/>
                            </w:rPr>
                            <m:t>l</m:t>
                          </w:del>
                        </m:r>
                      </m:sub>
                    </m:sSub>
                    <m:r>
                      <w:del w:id="448" w:author="Matthew.Siskey" w:date="2022-07-13T15:12:00Z">
                        <m:rPr>
                          <m:sty m:val="p"/>
                        </m:rPr>
                        <w:rPr>
                          <w:rFonts w:ascii="Cambria Math" w:hAnsi="Cambria Math"/>
                        </w:rPr>
                        <m:t>&gt;</m:t>
                      </w:del>
                    </m:r>
                    <m:r>
                      <w:del w:id="449" w:author="Matthew.Siskey" w:date="2022-07-13T15:12:00Z">
                        <w:rPr>
                          <w:rFonts w:ascii="Cambria Math" w:hAnsi="Cambria Math"/>
                        </w:rPr>
                        <m:t>x</m:t>
                      </w:del>
                    </m:r>
                    <m:r>
                      <w:del w:id="450" w:author="Matthew.Siskey" w:date="2022-07-13T15:12:00Z">
                        <m:rPr>
                          <m:sty m:val="p"/>
                        </m:rPr>
                        <w:rPr>
                          <w:rFonts w:ascii="Cambria Math" w:hAnsi="Cambria Math"/>
                        </w:rPr>
                        <m:t>,</m:t>
                      </w:del>
                    </m:r>
                    <m:r>
                      <w:del w:id="451" w:author="Matthew.Siskey" w:date="2022-07-13T15:12:00Z">
                        <w:rPr>
                          <w:rFonts w:ascii="Cambria Math" w:hAnsi="Cambria Math"/>
                        </w:rPr>
                        <m:t> wor</m:t>
                      </w:del>
                    </m:r>
                  </m:e>
                </m:mr>
              </m:m>
            </m:e>
          </m:d>
          <m:r>
            <w:del w:id="452" w:author="Matthew.Siskey" w:date="2022-07-13T15:12:00Z">
              <w:rPr>
                <w:rFonts w:ascii="Cambria Math" w:hAnsi="Cambria Math"/>
              </w:rPr>
              <m:t>  </m:t>
            </w:del>
          </m:r>
          <m:d>
            <m:dPr>
              <m:ctrlPr>
                <w:del w:id="453" w:author="Matthew.Siskey" w:date="2022-07-13T15:12:00Z">
                  <w:rPr>
                    <w:rFonts w:ascii="Cambria Math" w:hAnsi="Cambria Math"/>
                  </w:rPr>
                </w:del>
              </m:ctrlPr>
            </m:dPr>
            <m:e>
              <m:r>
                <w:del w:id="454" w:author="Matthew.Siskey" w:date="2022-07-13T15:12:00Z">
                  <w:rPr>
                    <w:rFonts w:ascii="Cambria Math" w:hAnsi="Cambria Math"/>
                  </w:rPr>
                  <m:t>6</m:t>
                </w:del>
              </m:r>
            </m:e>
          </m:d>
        </m:oMath>
      </m:oMathPara>
    </w:p>
    <w:p w14:paraId="7B7ED297" w14:textId="6ABB0800" w:rsidR="001347FE" w:rsidRDefault="00792F79">
      <w:pPr>
        <w:pStyle w:val="FirstParagraph"/>
      </w:pPr>
      <w:r>
        <w:t>The bootstrap-simulation then repeat</w:t>
      </w:r>
      <w:ins w:id="455" w:author="Matthew.Siskey" w:date="2022-07-13T15:13:00Z">
        <w:r w:rsidR="006C3BC8">
          <w:t>s</w:t>
        </w:r>
      </w:ins>
      <w:del w:id="456" w:author="Matthew.Siskey" w:date="2022-07-13T15:13:00Z">
        <w:r w:rsidDel="006C3BC8">
          <w:delText>ed</w:delText>
        </w:r>
      </w:del>
      <w:r>
        <w:t xml:space="preserve"> steps 1-3 iteratively for each sex sub-sample size determined in step 1, providing iterated sex-specific population abundance at length that was then </w:t>
      </w:r>
      <w:commentRangeStart w:id="457"/>
      <w:r>
        <w:t>compared to the historical sex-specific population abundance at length determined by the bottom trawl surveys</w:t>
      </w:r>
      <w:commentRangeEnd w:id="457"/>
      <w:r w:rsidR="006C3BC8">
        <w:rPr>
          <w:rStyle w:val="CommentReference"/>
        </w:rPr>
        <w:commentReference w:id="457"/>
      </w:r>
      <w:r>
        <w:t>.</w:t>
      </w:r>
    </w:p>
    <w:p w14:paraId="4B61D45B" w14:textId="30AD1E55" w:rsidR="001347FE" w:rsidRDefault="00792F79" w:rsidP="00C51FE4">
      <w:pPr>
        <w:pStyle w:val="BodyText"/>
        <w:ind w:firstLine="720"/>
      </w:pPr>
      <w:r>
        <w:t xml:space="preserve">We applied the bootstrap-simulation to species that were most commonly captured in the EBS, AI, and GOA bottom trawl surveys (Tables 1 - 3). The sub-sample levels that we evaluated for subsequent sex determination from the length frequency collections were 50, 75, 100, 125, 150, and 175 samples. We also ran the bootstrap-simulation for the historical number of sexed length frequency collections without subsetting in order to compare the base level uncertainty to the increase in uncertainty gained through sub-sampling. We ran the bootstrap-simulation for 500 iterations, which was a level </w:t>
      </w:r>
      <w:del w:id="458" w:author="Matthew.Siskey" w:date="2022-07-13T15:15:00Z">
        <w:r w:rsidDel="006C3BC8">
          <w:delText xml:space="preserve">for </w:delText>
        </w:r>
      </w:del>
      <w:ins w:id="459" w:author="Matthew.Siskey" w:date="2022-07-13T15:15:00Z">
        <w:r w:rsidR="006C3BC8">
          <w:t>at</w:t>
        </w:r>
        <w:r w:rsidR="006C3BC8">
          <w:t xml:space="preserve"> </w:t>
        </w:r>
      </w:ins>
      <w:r>
        <w:t>which the variability in population abundance</w:t>
      </w:r>
      <w:ins w:id="460" w:author="Matthew.Siskey" w:date="2022-07-13T15:16:00Z">
        <w:r w:rsidR="006C3BC8">
          <w:t>-</w:t>
        </w:r>
      </w:ins>
      <w:del w:id="461" w:author="Matthew.Siskey" w:date="2022-07-13T15:16:00Z">
        <w:r w:rsidDel="006C3BC8">
          <w:delText xml:space="preserve"> at </w:delText>
        </w:r>
      </w:del>
      <w:ins w:id="462" w:author="Matthew.Siskey" w:date="2022-07-13T15:16:00Z">
        <w:r w:rsidR="006C3BC8">
          <w:t>at</w:t>
        </w:r>
        <w:r w:rsidR="006C3BC8">
          <w:t>-</w:t>
        </w:r>
      </w:ins>
      <w:r>
        <w:t xml:space="preserve">length results </w:t>
      </w:r>
      <w:commentRangeStart w:id="463"/>
      <w:r>
        <w:t>had stabilized</w:t>
      </w:r>
      <w:commentRangeEnd w:id="463"/>
      <w:r w:rsidR="006C3BC8">
        <w:rPr>
          <w:rStyle w:val="CommentReference"/>
        </w:rPr>
        <w:commentReference w:id="463"/>
      </w:r>
      <w:del w:id="464" w:author="Matthew.Siskey" w:date="2022-07-13T15:17:00Z">
        <w:r w:rsidDel="006C3BC8">
          <w:delText xml:space="preserve">, </w:delText>
        </w:r>
      </w:del>
      <w:ins w:id="465" w:author="Matthew.Siskey" w:date="2022-07-13T15:17:00Z">
        <w:r w:rsidR="006C3BC8">
          <w:t>.</w:t>
        </w:r>
        <w:r w:rsidR="006C3BC8">
          <w:t xml:space="preserve"> </w:t>
        </w:r>
      </w:ins>
      <w:del w:id="466" w:author="Matthew.Siskey" w:date="2022-07-13T15:17:00Z">
        <w:r w:rsidDel="006C3BC8">
          <w:delText xml:space="preserve">and </w:delText>
        </w:r>
      </w:del>
      <w:ins w:id="467" w:author="Matthew.Siskey" w:date="2022-07-13T15:17:00Z">
        <w:r w:rsidR="006C3BC8">
          <w:t xml:space="preserve">We </w:t>
        </w:r>
      </w:ins>
      <w:r>
        <w:t xml:space="preserve">applied the bootstrap-simulation to the most recent 3 years of the respective bottom trawl surveys, which were the </w:t>
      </w:r>
      <w:r w:rsidRPr="00C51FE4">
        <w:t>most indicative of the current sampling levels. The bootstrap-simulation was developed in R (R Core Team 2022) and is available via GitHub as an R package (</w:t>
      </w:r>
      <w:hyperlink r:id="rId13">
        <w:r w:rsidRPr="00C51FE4">
          <w:rPr>
            <w:rStyle w:val="Hyperlink"/>
            <w:color w:val="auto"/>
          </w:rPr>
          <w:t>https://github.com/BenWilliams-NOAA/swo</w:t>
        </w:r>
      </w:hyperlink>
      <w:r w:rsidRPr="00C51FE4">
        <w:t>).</w:t>
      </w:r>
    </w:p>
    <w:p w14:paraId="031C7750" w14:textId="77777777" w:rsidR="001347FE" w:rsidRPr="00C51FE4" w:rsidRDefault="00792F79" w:rsidP="00C51FE4">
      <w:pPr>
        <w:pStyle w:val="Heading2"/>
        <w:rPr>
          <w:i/>
          <w:sz w:val="24"/>
          <w:szCs w:val="24"/>
        </w:rPr>
      </w:pPr>
      <w:bookmarkStart w:id="468" w:name="X49e5b874be9fc021dfa0f52613416c6c55da08d"/>
      <w:bookmarkEnd w:id="356"/>
      <w:commentRangeStart w:id="469"/>
      <w:r w:rsidRPr="00C51FE4">
        <w:rPr>
          <w:i/>
          <w:sz w:val="24"/>
          <w:szCs w:val="24"/>
        </w:rPr>
        <w:t>Computing effective and input sample size</w:t>
      </w:r>
      <w:commentRangeEnd w:id="469"/>
      <w:r w:rsidR="0018034E">
        <w:rPr>
          <w:rStyle w:val="CommentReference"/>
          <w:rFonts w:eastAsiaTheme="minorHAnsi" w:cstheme="minorBidi"/>
          <w:b w:val="0"/>
          <w:bCs/>
        </w:rPr>
        <w:commentReference w:id="469"/>
      </w:r>
    </w:p>
    <w:p w14:paraId="53EAA7F7" w14:textId="55BBD619" w:rsidR="00CB7ADC" w:rsidRDefault="00821914" w:rsidP="00C51FE4">
      <w:pPr>
        <w:pStyle w:val="FirstParagraph"/>
        <w:ind w:firstLine="720"/>
        <w:rPr>
          <w:ins w:id="471" w:author="Matthew.Siskey" w:date="2022-07-13T16:11:00Z"/>
        </w:rPr>
      </w:pPr>
      <w:ins w:id="472" w:author="Matthew.Siskey" w:date="2022-07-13T16:25:00Z">
        <w:r>
          <w:t>W</w:t>
        </w:r>
        <w:r>
          <w:t>e used two performance metrics</w:t>
        </w:r>
        <w:r>
          <w:t xml:space="preserve"> </w:t>
        </w:r>
      </w:ins>
      <w:ins w:id="473" w:author="Matthew.Siskey" w:date="2022-07-13T16:11:00Z">
        <w:r>
          <w:t>to quantify potential changes in</w:t>
        </w:r>
        <w:r w:rsidR="00CB7ADC">
          <w:t xml:space="preserve"> uncertainty of length compositions </w:t>
        </w:r>
      </w:ins>
      <w:ins w:id="474" w:author="Matthew.Siskey" w:date="2022-07-13T16:12:00Z">
        <w:r w:rsidR="00CB7ADC">
          <w:t>(i.e., population abundance-at-length)</w:t>
        </w:r>
      </w:ins>
      <w:ins w:id="475" w:author="Matthew.Siskey" w:date="2022-07-13T16:19:00Z">
        <w:r>
          <w:t xml:space="preserve"> owing to reduced sampling of sex-specific length frequency information</w:t>
        </w:r>
      </w:ins>
      <w:ins w:id="476" w:author="Matthew.Siskey" w:date="2022-07-13T16:25:00Z">
        <w:r>
          <w:t xml:space="preserve">. </w:t>
        </w:r>
      </w:ins>
      <w:ins w:id="477" w:author="Matthew.Siskey" w:date="2022-07-13T16:28:00Z">
        <w:r>
          <w:t>First, e</w:t>
        </w:r>
      </w:ins>
      <w:ins w:id="478" w:author="Matthew.Siskey" w:date="2022-07-13T16:23:00Z">
        <w:r>
          <w:t xml:space="preserve">ffective sample size </w:t>
        </w:r>
      </w:ins>
      <w:ins w:id="479" w:author="Matthew.Siskey" w:date="2022-07-13T16:26:00Z">
        <w:r>
          <w:t>was used to compare</w:t>
        </w:r>
      </w:ins>
      <w:ins w:id="480" w:author="Matthew.Siskey" w:date="2022-07-13T16:24:00Z">
        <w:r>
          <w:t xml:space="preserve"> each bootstrap replicate </w:t>
        </w:r>
      </w:ins>
      <w:ins w:id="481" w:author="Matthew.Siskey" w:date="2022-07-13T16:26:00Z">
        <w:r>
          <w:t xml:space="preserve">of length composition to the original length composition calculated from </w:t>
        </w:r>
      </w:ins>
      <w:ins w:id="482" w:author="Matthew.Siskey" w:date="2022-07-13T16:27:00Z">
        <w:r>
          <w:t xml:space="preserve">the </w:t>
        </w:r>
      </w:ins>
      <w:ins w:id="483" w:author="Matthew.Siskey" w:date="2022-07-13T16:26:00Z">
        <w:r>
          <w:t>complete historical data</w:t>
        </w:r>
      </w:ins>
      <w:ins w:id="484" w:author="Matthew.Siskey" w:date="2022-07-13T16:27:00Z">
        <w:r>
          <w:t xml:space="preserve">set. </w:t>
        </w:r>
      </w:ins>
      <w:ins w:id="485" w:author="Matthew.Siskey" w:date="2022-07-13T16:28:00Z">
        <w:r>
          <w:t>Second, i</w:t>
        </w:r>
      </w:ins>
      <w:ins w:id="486" w:author="Matthew.Siskey" w:date="2022-07-13T16:27:00Z">
        <w:r>
          <w:t xml:space="preserve">nput sample size was used to summarize </w:t>
        </w:r>
      </w:ins>
      <w:ins w:id="487" w:author="Matthew.Siskey" w:date="2022-07-13T16:29:00Z">
        <w:r w:rsidR="00AC415E">
          <w:t xml:space="preserve">uncertainty </w:t>
        </w:r>
      </w:ins>
      <w:ins w:id="488" w:author="Matthew.Siskey" w:date="2022-07-13T16:27:00Z">
        <w:r>
          <w:t>across bootstrap replicates</w:t>
        </w:r>
      </w:ins>
      <w:ins w:id="489" w:author="Matthew.Siskey" w:date="2022-07-13T16:29:00Z">
        <w:r w:rsidR="00AC415E">
          <w:t xml:space="preserve"> as the harmonic mean of effective sample size replicates.</w:t>
        </w:r>
      </w:ins>
    </w:p>
    <w:p w14:paraId="7619D9C7" w14:textId="323D8E3F" w:rsidR="001347FE" w:rsidRDefault="00792F79" w:rsidP="00C51FE4">
      <w:pPr>
        <w:pStyle w:val="FirstParagraph"/>
        <w:ind w:firstLine="720"/>
      </w:pPr>
      <w:r>
        <w:t xml:space="preserve">Effective sample size, as introduced by McAllister and Ianelli (1997), is a statistic that can evaluate the level of intra-haul correlation in composition samples that are collected on a survey (whether from age or length frequency collections). It is also a statistic that can evaluate </w:t>
      </w:r>
      <w:r>
        <w:lastRenderedPageBreak/>
        <w:t xml:space="preserve">the amount of uncertainty in an estimated composition compared to an observed composition. </w:t>
      </w:r>
      <w:ins w:id="490" w:author="Matthew.Siskey" w:date="2022-07-13T16:30:00Z">
        <w:r w:rsidR="00AC415E">
          <w:t xml:space="preserve">Effective sample size is </w:t>
        </w:r>
      </w:ins>
      <w:ins w:id="491" w:author="Matthew.Siskey" w:date="2022-07-13T16:31:00Z">
        <w:r w:rsidR="00AC415E">
          <w:t xml:space="preserve">usually </w:t>
        </w:r>
      </w:ins>
      <w:ins w:id="492" w:author="Matthew.Siskey" w:date="2022-07-13T16:30:00Z">
        <w:r w:rsidR="00AC415E">
          <w:t xml:space="preserve">calculated from stock assessment output, </w:t>
        </w:r>
      </w:ins>
      <w:ins w:id="493" w:author="Matthew.Siskey" w:date="2022-07-13T16:31:00Z">
        <w:r w:rsidR="00AC415E">
          <w:t xml:space="preserve">comparing the </w:t>
        </w:r>
      </w:ins>
      <w:ins w:id="494" w:author="Matthew.Siskey" w:date="2022-07-13T16:30:00Z">
        <w:r w:rsidR="00AC415E">
          <w:t xml:space="preserve">composition predicted by the model </w:t>
        </w:r>
      </w:ins>
      <w:ins w:id="495" w:author="Matthew.Siskey" w:date="2022-07-13T16:31:00Z">
        <w:r w:rsidR="00AC415E">
          <w:t xml:space="preserve">to the observed composition fed to the model. </w:t>
        </w:r>
      </w:ins>
      <w:r>
        <w:t>Effective sample size is given by:</w:t>
      </w:r>
    </w:p>
    <w:p w14:paraId="58C49D75" w14:textId="77777777" w:rsidR="001347FE" w:rsidRDefault="00792F79">
      <w:pPr>
        <w:pStyle w:val="BodyText"/>
      </w:pPr>
      <m:oMathPara>
        <m:oMathParaPr>
          <m:jc m:val="center"/>
        </m:oMathParaPr>
        <m:oMath>
          <m:r>
            <w:rPr>
              <w:rFonts w:ascii="Cambria Math" w:hAnsi="Cambria Math"/>
            </w:rPr>
            <m:t>ESS</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7</m:t>
              </m:r>
            </m:e>
          </m:d>
        </m:oMath>
      </m:oMathPara>
    </w:p>
    <w:p w14:paraId="09D96D25" w14:textId="69693CD7" w:rsidR="001347FE" w:rsidDel="00AC415E" w:rsidRDefault="00792F79">
      <w:pPr>
        <w:pStyle w:val="FirstParagraph"/>
        <w:rPr>
          <w:del w:id="496" w:author="Matthew.Siskey" w:date="2022-07-13T16:32:00Z"/>
        </w:rPr>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Therefore, higher ESS indicates less uncertainty in the size composition estimate.</w:t>
      </w:r>
      <w:ins w:id="497" w:author="Matthew.Siskey" w:date="2022-07-13T16:32:00Z">
        <w:r w:rsidR="00AC415E">
          <w:t xml:space="preserve"> </w:t>
        </w:r>
      </w:ins>
    </w:p>
    <w:p w14:paraId="575AE5EB" w14:textId="6CB08D3A" w:rsidR="00AC415E" w:rsidRDefault="00792F79" w:rsidP="00AC415E">
      <w:pPr>
        <w:pStyle w:val="FirstParagraph"/>
        <w:rPr>
          <w:ins w:id="498" w:author="Matthew.Siskey" w:date="2022-07-13T16:32:00Z"/>
        </w:rPr>
        <w:pPrChange w:id="499" w:author="Matthew.Siskey" w:date="2022-07-13T16:32:00Z">
          <w:pPr>
            <w:pStyle w:val="BodyText"/>
            <w:ind w:firstLine="720"/>
          </w:pPr>
        </w:pPrChange>
      </w:pPr>
      <w:r>
        <w:t>In this bootstrap-simulation</w:t>
      </w:r>
      <w:ins w:id="500" w:author="Matthew.Siskey" w:date="2022-07-13T16:41:00Z">
        <w:r w:rsidR="00974B3A">
          <w:t>,</w:t>
        </w:r>
      </w:ins>
      <w:r>
        <w:t xml:space="preserve"> </w:t>
      </w:r>
      <w:ins w:id="501" w:author="Matthew.Siskey" w:date="2022-07-13T16:40:00Z">
        <w:r w:rsidR="00974B3A">
          <w:t xml:space="preserve">we used </w:t>
        </w:r>
      </w:ins>
      <w:del w:id="502" w:author="Matthew.Siskey" w:date="2022-07-13T16:41:00Z">
        <w:r w:rsidDel="00974B3A">
          <w:delText xml:space="preserve">the </w:delText>
        </w:r>
      </w:del>
      <w:del w:id="503" w:author="Matthew.Siskey" w:date="2022-07-13T15:48:00Z">
        <w:r w:rsidDel="00EF0C60">
          <w:delText xml:space="preserve">underlying </w:delText>
        </w:r>
      </w:del>
      <w:ins w:id="504" w:author="Matthew.Siskey" w:date="2022-07-13T16:41:00Z">
        <w:r w:rsidR="00974B3A">
          <w:t xml:space="preserve">effective sample size </w:t>
        </w:r>
      </w:ins>
      <w:ins w:id="505" w:author="Matthew.Siskey" w:date="2022-07-13T16:40:00Z">
        <w:r w:rsidR="00974B3A">
          <w:t xml:space="preserve">to calculate uncertainty in length compositions for each bootstrap replicate. </w:t>
        </w:r>
      </w:ins>
      <w:del w:id="506" w:author="Matthew.Siskey" w:date="2022-07-13T16:41:00Z">
        <w:r w:rsidDel="00974B3A">
          <w:delText>l</w:delText>
        </w:r>
      </w:del>
      <w:ins w:id="507" w:author="Matthew.Siskey" w:date="2022-07-13T16:41:00Z">
        <w:r w:rsidR="00974B3A">
          <w:t>L</w:t>
        </w:r>
      </w:ins>
      <w:r>
        <w:t xml:space="preserve">ength composition derived from the historical bottom trawl surveys was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(7). For each iteration of the bootstrap simulation for a determined sex sub-sample size</w:t>
      </w:r>
      <w:ins w:id="508" w:author="Matthew.Siskey" w:date="2022-07-13T15:49:00Z">
        <w:r w:rsidR="00EF0C60">
          <w:t>,</w:t>
        </w:r>
      </w:ins>
      <w:r>
        <w:t xml:space="preserve"> we computed a sex-specific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that was then compared to the </w:t>
      </w:r>
      <w:del w:id="509" w:author="Matthew.Siskey" w:date="2022-07-13T15:49:00Z">
        <w:r w:rsidDel="00EF0C60">
          <w:delText xml:space="preserve">underlying </w:delText>
        </w:r>
      </w:del>
      <w:r>
        <w:t>historical sex-specific length composition</w:t>
      </w:r>
      <w:commentRangeStart w:id="510"/>
      <w:r>
        <w:t xml:space="preserve"> (the effective sample size for the total length composition, as the sum of population abundance at length, was also computed)</w:t>
      </w:r>
      <w:commentRangeEnd w:id="510"/>
      <w:r w:rsidR="00EF0C60">
        <w:rPr>
          <w:rStyle w:val="CommentReference"/>
        </w:rPr>
        <w:commentReference w:id="510"/>
      </w:r>
      <w:r>
        <w:t xml:space="preserve">. Thus, </w:t>
      </w:r>
      <w:del w:id="511" w:author="Matthew.Siskey" w:date="2022-07-13T15:57:00Z">
        <w:r w:rsidDel="00EF0C60">
          <w:delText xml:space="preserve">across </w:delText>
        </w:r>
      </w:del>
      <w:ins w:id="512" w:author="Matthew.Siskey" w:date="2022-07-13T15:57:00Z">
        <w:r w:rsidR="00EF0C60">
          <w:t>for</w:t>
        </w:r>
        <w:r w:rsidR="00EF0C60">
          <w:t xml:space="preserve"> </w:t>
        </w:r>
      </w:ins>
      <w:r>
        <w:t xml:space="preserve">each iteration of the bootstrap simulation we computed an effective sample size that </w:t>
      </w:r>
      <w:del w:id="513" w:author="Matthew.Siskey" w:date="2022-07-13T15:56:00Z">
        <w:r w:rsidDel="00EF0C60">
          <w:delText xml:space="preserve">indicated </w:delText>
        </w:r>
      </w:del>
      <w:ins w:id="514" w:author="Matthew.Siskey" w:date="2022-07-13T15:56:00Z">
        <w:r w:rsidR="00EF0C60">
          <w:t xml:space="preserve">quantifies </w:t>
        </w:r>
      </w:ins>
      <w:r>
        <w:t xml:space="preserve">the amount of </w:t>
      </w:r>
      <w:del w:id="515" w:author="Matthew.Siskey" w:date="2022-07-13T15:56:00Z">
        <w:r w:rsidDel="00EF0C60">
          <w:delText xml:space="preserve">increased </w:delText>
        </w:r>
      </w:del>
      <w:r>
        <w:t xml:space="preserve">uncertainty that </w:t>
      </w:r>
      <w:del w:id="516" w:author="Matthew.Siskey" w:date="2022-07-13T15:56:00Z">
        <w:r w:rsidDel="00EF0C60">
          <w:delText xml:space="preserve">was caused by </w:delText>
        </w:r>
      </w:del>
      <w:ins w:id="517" w:author="Matthew.Siskey" w:date="2022-07-13T15:56:00Z">
        <w:r w:rsidR="00EF0C60">
          <w:t xml:space="preserve">resulted from each iteration of </w:t>
        </w:r>
      </w:ins>
      <w:r>
        <w:t xml:space="preserve">sub-sampling sexed length frequency data. </w:t>
      </w:r>
    </w:p>
    <w:p w14:paraId="3917890B" w14:textId="598F0C1F" w:rsidR="00821914" w:rsidRDefault="00974B3A" w:rsidP="00AC415E">
      <w:pPr>
        <w:pStyle w:val="FirstParagraph"/>
        <w:ind w:firstLine="720"/>
        <w:rPr>
          <w:ins w:id="518" w:author="Matthew.Siskey" w:date="2022-07-13T16:19:00Z"/>
        </w:rPr>
        <w:pPrChange w:id="519" w:author="Matthew.Siskey" w:date="2022-07-13T16:32:00Z">
          <w:pPr>
            <w:pStyle w:val="BodyText"/>
            <w:ind w:firstLine="720"/>
          </w:pPr>
        </w:pPrChange>
      </w:pPr>
      <w:ins w:id="520" w:author="Matthew.Siskey" w:date="2022-07-13T16:43:00Z">
        <w:r>
          <w:t xml:space="preserve">Input sample size is </w:t>
        </w:r>
      </w:ins>
      <w:ins w:id="521" w:author="Matthew.Siskey" w:date="2022-07-13T16:45:00Z">
        <w:r>
          <w:t>defined as a metric of uncertainty used in data-weighting procedures for stock assessment models.</w:t>
        </w:r>
      </w:ins>
      <w:ins w:id="522" w:author="Matthew.Siskey" w:date="2022-07-13T16:46:00Z">
        <w:r>
          <w:t xml:space="preserve"> An input sample size is usually </w:t>
        </w:r>
      </w:ins>
      <w:ins w:id="523" w:author="Matthew.Siskey" w:date="2022-07-13T16:47:00Z">
        <w:r>
          <w:t>assigned to annual length compositions in the model fitting process, but there are a variety of methods for calculati</w:t>
        </w:r>
      </w:ins>
      <w:ins w:id="524" w:author="Matthew.Siskey" w:date="2022-07-13T16:49:00Z">
        <w:r w:rsidR="00797528">
          <w:t>on</w:t>
        </w:r>
      </w:ins>
      <w:ins w:id="525" w:author="Matthew.Siskey" w:date="2022-07-13T16:48:00Z">
        <w:r w:rsidR="00797528">
          <w:t xml:space="preserve"> </w:t>
        </w:r>
      </w:ins>
      <w:ins w:id="526" w:author="Matthew.Siskey" w:date="2022-07-13T16:50:00Z">
        <w:r w:rsidR="00797528">
          <w:t>–</w:t>
        </w:r>
      </w:ins>
      <w:ins w:id="527" w:author="Matthew.Siskey" w:date="2022-07-13T16:48:00Z">
        <w:r w:rsidR="00797528">
          <w:t xml:space="preserve"> many of which are closely related to the information content of the data product in question</w:t>
        </w:r>
      </w:ins>
      <w:ins w:id="528" w:author="Matthew.Siskey" w:date="2022-07-13T16:47:00Z">
        <w:r>
          <w:t>.</w:t>
        </w:r>
      </w:ins>
      <w:ins w:id="529" w:author="Matthew.Siskey" w:date="2022-07-13T16:45:00Z">
        <w:r>
          <w:t xml:space="preserve"> </w:t>
        </w:r>
      </w:ins>
      <w:r w:rsidR="00792F79">
        <w:t xml:space="preserve">To summarize </w:t>
      </w:r>
      <w:ins w:id="530" w:author="Matthew.Siskey" w:date="2022-07-13T16:32:00Z">
        <w:r w:rsidR="00AC415E">
          <w:t xml:space="preserve">uncertainty across bootstrap replicates of </w:t>
        </w:r>
      </w:ins>
      <w:r w:rsidR="00792F79">
        <w:t>effective sample size</w:t>
      </w:r>
      <w:ins w:id="531" w:author="Matthew.Siskey" w:date="2022-07-13T16:42:00Z">
        <w:r>
          <w:t xml:space="preserve">, </w:t>
        </w:r>
      </w:ins>
      <w:del w:id="532" w:author="Matthew.Siskey" w:date="2022-07-13T16:42:00Z">
        <w:r w:rsidR="00792F79" w:rsidDel="00974B3A">
          <w:delText xml:space="preserve"> across iterations </w:delText>
        </w:r>
      </w:del>
      <w:r w:rsidR="00792F79">
        <w:t xml:space="preserve">we </w:t>
      </w:r>
      <w:del w:id="533" w:author="Matthew.Siskey" w:date="2022-07-13T16:50:00Z">
        <w:r w:rsidR="00792F79" w:rsidDel="00797528">
          <w:delText xml:space="preserve">used </w:delText>
        </w:r>
      </w:del>
      <w:ins w:id="534" w:author="Matthew.Siskey" w:date="2022-07-13T16:50:00Z">
        <w:r w:rsidR="00797528">
          <w:t xml:space="preserve">calculated input sample size as </w:t>
        </w:r>
      </w:ins>
      <w:r w:rsidR="00792F79">
        <w:t>the harmonic mean</w:t>
      </w:r>
      <w:del w:id="535" w:author="Matthew.Siskey" w:date="2022-07-13T16:19:00Z">
        <w:r w:rsidR="00792F79" w:rsidDel="00821914">
          <w:delText xml:space="preserve">, </w:delText>
        </w:r>
      </w:del>
      <w:ins w:id="536" w:author="Matthew.Siskey" w:date="2022-07-13T16:19:00Z">
        <w:r w:rsidR="00821914">
          <w:t>:</w:t>
        </w:r>
        <w:r w:rsidR="00821914">
          <w:t xml:space="preserve"> </w:t>
        </w:r>
      </w:ins>
    </w:p>
    <w:commentRangeStart w:id="537"/>
    <w:p w14:paraId="11E152F6" w14:textId="77777777" w:rsidR="00821914" w:rsidRDefault="00821914" w:rsidP="00821914">
      <w:pPr>
        <w:spacing w:after="120" w:line="240" w:lineRule="auto"/>
        <w:ind w:left="2880" w:firstLine="720"/>
        <w:jc w:val="center"/>
        <w:rPr>
          <w:ins w:id="538" w:author="Matthew.Siskey" w:date="2022-07-13T16:19:00Z"/>
          <w:rFonts w:eastAsia="Times New Roman" w:cs="Times New Roman"/>
          <w:szCs w:val="24"/>
        </w:rPr>
      </w:pPr>
      <m:oMath>
        <m:sSub>
          <m:sSubPr>
            <m:ctrlPr>
              <w:ins w:id="539" w:author="Matthew.Siskey" w:date="2022-07-13T16:19:00Z">
                <w:rPr>
                  <w:rFonts w:ascii="Cambria Math" w:eastAsia="Cambria Math" w:hAnsi="Cambria Math" w:cs="Cambria Math"/>
                  <w:szCs w:val="24"/>
                </w:rPr>
              </w:ins>
            </m:ctrlPr>
          </m:sSubPr>
          <m:e>
            <m:r>
              <w:ins w:id="540" w:author="Matthew.Siskey" w:date="2022-07-13T16:19:00Z">
                <w:rPr>
                  <w:rFonts w:ascii="Cambria Math" w:eastAsia="Cambria Math" w:hAnsi="Cambria Math" w:cs="Cambria Math"/>
                  <w:szCs w:val="24"/>
                </w:rPr>
                <m:t>N</m:t>
              </w:ins>
            </m:r>
          </m:e>
          <m:sub>
            <m:r>
              <w:ins w:id="541" w:author="Matthew.Siskey" w:date="2022-07-13T16:19:00Z">
                <m:rPr>
                  <m:sty m:val="p"/>
                </m:rPr>
                <w:rPr>
                  <w:rFonts w:ascii="Cambria Math" w:eastAsia="Cambria Math" w:hAnsi="Cambria Math" w:cs="Cambria Math"/>
                  <w:szCs w:val="24"/>
                </w:rPr>
                <m:t>Input</m:t>
              </w:ins>
            </m:r>
          </m:sub>
        </m:sSub>
        <m:d>
          <m:dPr>
            <m:ctrlPr>
              <w:ins w:id="542" w:author="Matthew.Siskey" w:date="2022-07-13T16:19:00Z">
                <w:rPr>
                  <w:rFonts w:ascii="Cambria Math" w:eastAsia="Cambria Math" w:hAnsi="Cambria Math" w:cs="Cambria Math"/>
                  <w:szCs w:val="24"/>
                </w:rPr>
              </w:ins>
            </m:ctrlPr>
          </m:dPr>
          <m:e>
            <m:r>
              <w:ins w:id="543" w:author="Matthew.Siskey" w:date="2022-07-13T16:19:00Z">
                <w:rPr>
                  <w:rFonts w:ascii="Cambria Math" w:eastAsia="Cambria Math" w:hAnsi="Cambria Math" w:cs="Cambria Math"/>
                  <w:szCs w:val="24"/>
                </w:rPr>
                <m:t>t</m:t>
              </w:ins>
            </m:r>
          </m:e>
        </m:d>
        <m:r>
          <w:ins w:id="544" w:author="Matthew.Siskey" w:date="2022-07-13T16:19:00Z">
            <w:rPr>
              <w:rFonts w:ascii="Cambria Math" w:eastAsia="Cambria Math" w:hAnsi="Cambria Math" w:cs="Cambria Math"/>
              <w:szCs w:val="24"/>
            </w:rPr>
            <m:t xml:space="preserve">= </m:t>
          </w:ins>
        </m:r>
        <m:sSup>
          <m:sSupPr>
            <m:ctrlPr>
              <w:ins w:id="545" w:author="Matthew.Siskey" w:date="2022-07-13T16:19:00Z">
                <w:rPr>
                  <w:rFonts w:ascii="Cambria Math" w:eastAsia="Cambria Math" w:hAnsi="Cambria Math" w:cs="Cambria Math"/>
                  <w:szCs w:val="24"/>
                </w:rPr>
              </w:ins>
            </m:ctrlPr>
          </m:sSupPr>
          <m:e>
            <m:d>
              <m:dPr>
                <m:ctrlPr>
                  <w:ins w:id="546" w:author="Matthew.Siskey" w:date="2022-07-13T16:19:00Z">
                    <w:rPr>
                      <w:rFonts w:ascii="Cambria Math" w:eastAsia="Cambria Math" w:hAnsi="Cambria Math" w:cs="Cambria Math"/>
                      <w:szCs w:val="24"/>
                    </w:rPr>
                  </w:ins>
                </m:ctrlPr>
              </m:dPr>
              <m:e>
                <m:f>
                  <m:fPr>
                    <m:ctrlPr>
                      <w:ins w:id="547" w:author="Matthew.Siskey" w:date="2022-07-13T16:19:00Z">
                        <w:rPr>
                          <w:rFonts w:ascii="Cambria Math" w:eastAsia="Cambria Math" w:hAnsi="Cambria Math" w:cs="Cambria Math"/>
                          <w:szCs w:val="24"/>
                        </w:rPr>
                      </w:ins>
                    </m:ctrlPr>
                  </m:fPr>
                  <m:num>
                    <m:nary>
                      <m:naryPr>
                        <m:chr m:val="∑"/>
                        <m:limLoc m:val="undOvr"/>
                        <m:supHide m:val="1"/>
                        <m:ctrlPr>
                          <w:ins w:id="548" w:author="Matthew.Siskey" w:date="2022-07-13T16:19:00Z">
                            <w:rPr>
                              <w:rFonts w:ascii="Cambria Math" w:eastAsia="Cambria Math" w:hAnsi="Cambria Math" w:cs="Cambria Math"/>
                              <w:szCs w:val="24"/>
                            </w:rPr>
                          </w:ins>
                        </m:ctrlPr>
                      </m:naryPr>
                      <m:sub>
                        <m:r>
                          <w:ins w:id="549" w:author="Matthew.Siskey" w:date="2022-07-13T16:19:00Z">
                            <w:rPr>
                              <w:rFonts w:ascii="Cambria Math" w:eastAsia="Cambria Math" w:hAnsi="Cambria Math" w:cs="Cambria Math"/>
                              <w:szCs w:val="24"/>
                            </w:rPr>
                            <m:t>b=1</m:t>
                          </w:ins>
                        </m:r>
                      </m:sub>
                      <m:sup/>
                      <m:e>
                        <m:sSubSup>
                          <m:sSubSupPr>
                            <m:ctrlPr>
                              <w:ins w:id="550" w:author="Matthew.Siskey" w:date="2022-07-13T16:19:00Z">
                                <w:rPr>
                                  <w:rFonts w:ascii="Cambria Math" w:eastAsia="Cambria Math" w:hAnsi="Cambria Math" w:cs="Cambria Math"/>
                                  <w:szCs w:val="24"/>
                                </w:rPr>
                              </w:ins>
                            </m:ctrlPr>
                          </m:sSubSupPr>
                          <m:e>
                            <m:r>
                              <w:ins w:id="551" w:author="Matthew.Siskey" w:date="2022-07-13T16:19:00Z">
                                <w:rPr>
                                  <w:rFonts w:ascii="Cambria Math" w:eastAsia="Cambria Math" w:hAnsi="Cambria Math" w:cs="Cambria Math"/>
                                  <w:szCs w:val="24"/>
                                </w:rPr>
                                <m:t>N</m:t>
                              </w:ins>
                            </m:r>
                          </m:e>
                          <m:sub>
                            <m:r>
                              <w:ins w:id="552" w:author="Matthew.Siskey" w:date="2022-07-13T16:19:00Z">
                                <w:rPr>
                                  <w:rFonts w:ascii="Cambria Math" w:eastAsia="Cambria Math" w:hAnsi="Cambria Math" w:cs="Cambria Math"/>
                                  <w:szCs w:val="24"/>
                                </w:rPr>
                                <m:t>t,b</m:t>
                              </w:ins>
                            </m:r>
                          </m:sub>
                          <m:sup>
                            <m:r>
                              <w:ins w:id="553" w:author="Matthew.Siskey" w:date="2022-07-13T16:19:00Z">
                                <w:rPr>
                                  <w:rFonts w:ascii="Cambria Math" w:eastAsia="Cambria Math" w:hAnsi="Cambria Math" w:cs="Cambria Math"/>
                                  <w:szCs w:val="24"/>
                                </w:rPr>
                                <m:t xml:space="preserve">  -1</m:t>
                              </w:ins>
                            </m:r>
                          </m:sup>
                        </m:sSubSup>
                      </m:e>
                    </m:nary>
                  </m:num>
                  <m:den>
                    <m:r>
                      <w:ins w:id="554" w:author="Matthew.Siskey" w:date="2022-07-13T16:19:00Z">
                        <w:rPr>
                          <w:rFonts w:ascii="Cambria Math" w:eastAsia="Cambria Math" w:hAnsi="Cambria Math" w:cs="Cambria Math"/>
                          <w:szCs w:val="24"/>
                        </w:rPr>
                        <m:t>10</m:t>
                      </w:ins>
                    </m:r>
                    <m:r>
                      <w:ins w:id="555" w:author="Matthew.Siskey" w:date="2022-07-13T16:19:00Z">
                        <m:rPr>
                          <m:sty m:val="p"/>
                        </m:rPr>
                        <w:rPr>
                          <w:rFonts w:ascii="Cambria Math" w:eastAsia="Cambria Math" w:hAnsi="Cambria Math" w:cs="Cambria Math"/>
                          <w:szCs w:val="24"/>
                        </w:rPr>
                        <m:t>0</m:t>
                      </w:ins>
                    </m:r>
                  </m:den>
                </m:f>
              </m:e>
            </m:d>
          </m:e>
          <m:sup>
            <m:r>
              <w:ins w:id="556" w:author="Matthew.Siskey" w:date="2022-07-13T16:19:00Z">
                <w:rPr>
                  <w:rFonts w:ascii="Cambria Math" w:eastAsia="Cambria Math" w:hAnsi="Cambria Math" w:cs="Cambria Math"/>
                  <w:szCs w:val="24"/>
                </w:rPr>
                <m:t>-1</m:t>
              </w:ins>
            </m:r>
          </m:sup>
        </m:sSup>
      </m:oMath>
      <w:ins w:id="557" w:author="Matthew.Siskey" w:date="2022-07-13T16:19:00Z">
        <w:r>
          <w:rPr>
            <w:rFonts w:eastAsia="Times New Roman" w:cs="Times New Roman"/>
            <w:szCs w:val="24"/>
          </w:rPr>
          <w:t xml:space="preserve">  </w:t>
        </w:r>
        <w:r>
          <w:rPr>
            <w:rFonts w:eastAsia="Times New Roman" w:cs="Times New Roman"/>
            <w:szCs w:val="24"/>
          </w:rPr>
          <w:tab/>
          <w:t xml:space="preserve">                       </w:t>
        </w:r>
        <w:r>
          <w:rPr>
            <w:rFonts w:eastAsia="Times New Roman" w:cs="Times New Roman"/>
            <w:szCs w:val="24"/>
          </w:rPr>
          <w:tab/>
        </w:r>
        <w:r>
          <w:rPr>
            <w:rFonts w:eastAsia="Times New Roman" w:cs="Times New Roman"/>
            <w:szCs w:val="24"/>
          </w:rPr>
          <w:tab/>
          <w:t xml:space="preserve">       (2)</w:t>
        </w:r>
      </w:ins>
      <w:commentRangeEnd w:id="537"/>
      <w:ins w:id="558" w:author="Matthew.Siskey" w:date="2022-07-13T16:50:00Z">
        <w:r w:rsidR="00797528">
          <w:rPr>
            <w:rStyle w:val="CommentReference"/>
          </w:rPr>
          <w:commentReference w:id="537"/>
        </w:r>
      </w:ins>
    </w:p>
    <w:p w14:paraId="53E35B59" w14:textId="77777777" w:rsidR="00797528" w:rsidRDefault="00821914" w:rsidP="00821914">
      <w:pPr>
        <w:pStyle w:val="BodyText"/>
        <w:rPr>
          <w:ins w:id="559" w:author="Matthew.Siskey" w:date="2022-07-13T16:51:00Z"/>
        </w:rPr>
        <w:pPrChange w:id="560" w:author="Matthew.Siskey" w:date="2022-07-13T16:19:00Z">
          <w:pPr>
            <w:pStyle w:val="BodyText"/>
            <w:ind w:firstLine="720"/>
          </w:pPr>
        </w:pPrChange>
      </w:pPr>
      <w:ins w:id="561" w:author="Matthew.Siskey" w:date="2022-07-13T16:19:00Z">
        <w:r>
          <w:t xml:space="preserve">where … The harmonic mean </w:t>
        </w:r>
      </w:ins>
      <w:del w:id="562" w:author="Matthew.Siskey" w:date="2022-07-13T16:19:00Z">
        <w:r w:rsidR="00792F79" w:rsidDel="00821914">
          <w:delText xml:space="preserve">which </w:delText>
        </w:r>
      </w:del>
      <w:r w:rsidR="00792F79">
        <w:t xml:space="preserve">has been shown to reduce bias in recovering the true sample size in simulations for a multinomial distribution. Due to this reduction in bias the harmonic </w:t>
      </w:r>
      <w:r w:rsidR="00792F79">
        <w:lastRenderedPageBreak/>
        <w:t xml:space="preserve">mean has also been recommended to determine the ‘input sample size’ that is used in stock assessment models to fit compositional data (Stewart and Hamel 2014). </w:t>
      </w:r>
    </w:p>
    <w:p w14:paraId="753CDD89" w14:textId="00AEFB17" w:rsidR="001347FE" w:rsidRDefault="00792F79" w:rsidP="00797528">
      <w:pPr>
        <w:pStyle w:val="BodyText"/>
        <w:ind w:firstLine="720"/>
      </w:pPr>
      <w:r>
        <w:t>Herein, when we use the term ‘effective sample size’ we are referring to the effective sample sizes that were computed for each iteration of the bootstrap-simulation</w:t>
      </w:r>
      <w:ins w:id="563" w:author="Matthew.Siskey" w:date="2022-07-13T16:07:00Z">
        <w:r w:rsidR="0018034E">
          <w:t xml:space="preserve"> (i.e., equation 7</w:t>
        </w:r>
      </w:ins>
      <w:ins w:id="564" w:author="Matthew.Siskey" w:date="2022-07-13T16:08:00Z">
        <w:r w:rsidR="0018034E">
          <w:t>)</w:t>
        </w:r>
      </w:ins>
      <w:del w:id="565" w:author="Matthew.Siskey" w:date="2022-07-13T15:59:00Z">
        <w:r w:rsidDel="0018034E">
          <w:delText>,</w:delText>
        </w:r>
      </w:del>
      <w:ins w:id="566" w:author="Matthew.Siskey" w:date="2022-07-13T15:59:00Z">
        <w:r w:rsidR="0018034E">
          <w:t>;</w:t>
        </w:r>
      </w:ins>
      <w:r>
        <w:t xml:space="preserve"> when we use the term ‘input sample size’ we are referring to the harmonic mean of the iterated effective sample sizes.</w:t>
      </w:r>
    </w:p>
    <w:p w14:paraId="3B0BBA58" w14:textId="77777777" w:rsidR="001347FE" w:rsidRDefault="00792F79" w:rsidP="00C51FE4">
      <w:pPr>
        <w:pStyle w:val="Heading1"/>
      </w:pPr>
      <w:bookmarkStart w:id="567" w:name="results"/>
      <w:bookmarkEnd w:id="61"/>
      <w:bookmarkEnd w:id="468"/>
      <w:r>
        <w:t>Results</w:t>
      </w:r>
    </w:p>
    <w:p w14:paraId="4BF89943" w14:textId="77777777" w:rsidR="001347FE" w:rsidRDefault="00792F79" w:rsidP="00C51FE4">
      <w:pPr>
        <w:pStyle w:val="FirstParagraph"/>
        <w:ind w:firstLine="720"/>
      </w:pPr>
      <w:r>
        <w:t>The species with the greatest average total number of lengths sampled varied by the regional-specific surveys (Tables 1 - 3). The top five species for the eastern Bering Sea shelf bottom trawl survey were walleye pollock, yellowfin sole, northern rock sole, flathead sole, and arrowtooth flounder; Pacific ocean perch, northern rockfish, walleye pollock, arrowtooth flounder, and Atka mackerel for the Aleutian Islands bottom trawl survey; and arrowtooth flounder, Pacific ocean perch, walleye pollock, flathead sole, and rex sole for the Gulf of Alaska bottom trawl survey. These trends were similar within years as well. The species most frequently sampled for lengths across all the surveys was walleye pollock in the eastern Bering Sea survey (Table 2), with nearly 50% more samples in some years as the next most frequently sampled species (arrowtooth flounder in the Gulf of Alaska, Table 3).</w:t>
      </w:r>
    </w:p>
    <w:p w14:paraId="1B1C6A45" w14:textId="77777777" w:rsidR="001347FE" w:rsidRDefault="00792F79" w:rsidP="00C51FE4">
      <w:pPr>
        <w:pStyle w:val="BodyText"/>
        <w:ind w:firstLine="720"/>
      </w:pPr>
      <w:r>
        <w:t>The number of sexed sampled lengths per haul for species of interest are summarized in (Figures 2 - 4) for the most recent three years of data. All summarize the most recent three years of data. The species with the greatest number of hauls exceeding the sampling minimum of 200 samples are walleye pollock, yellowfin sole, and northern rock sole in the eastern Bering Sea; Pacific ocean perch, northern rockfish, and walleye pollock in the Aleutian Islands; and Pacific ocean perch, arrowtooth flounder, and walleye pollock in the Gulf of Alaska. The largest frequency of hauls that exceeded the sampling target of 200 length samples compared to all other species in each survey was for eastern Bering Sea walleye pollock (Figure 3).</w:t>
      </w:r>
    </w:p>
    <w:p w14:paraId="2C25A51F" w14:textId="69173619" w:rsidR="001347FE" w:rsidRDefault="00792F79" w:rsidP="00C51FE4">
      <w:pPr>
        <w:pStyle w:val="BodyText"/>
        <w:ind w:firstLine="720"/>
      </w:pPr>
      <w:r>
        <w:t xml:space="preserve">In general, for each region investigated the mean of the replicated sex-specific effective sample size for length composition increased as the number of collected lengths for which sex was determined increased (Figures 5 - 7). For a number of species, the sub-sampling case of 175 sexed lengths was nearly equivalent to the base case (in which no sub-sampling occurred), indicating that for these species around 175 or less lengths have been subsequently sexed </w:t>
      </w:r>
      <w:r>
        <w:lastRenderedPageBreak/>
        <w:t xml:space="preserve">historically. There were notable exceptions to the sub-sampling case of 175 being similar to the base case, indicating that in the historical surveys there were a number of hauls in which more than 175 sex-specific lengths were measured. These exceptions include arrowtooth flounder in </w:t>
      </w:r>
      <w:r w:rsidR="008F14E6">
        <w:t xml:space="preserve">eastern Bering Sea (Figure 6) and </w:t>
      </w:r>
      <w:r>
        <w:t>the Gulf of Alaska (Figure 7), and walleye pollock in the eastern Bering Sea (Figure 6), with the most extreme difference resulting for eastern Bering Sea walleye pollock. For all the species and regions investigated the mean of the replicated effective sample size for the total length composition (the sum of the female, male, and unsexed population at length estimates) were insensitive to the sexed sub-sampling cases.</w:t>
      </w:r>
    </w:p>
    <w:p w14:paraId="3B3C57C0" w14:textId="3FA7341F" w:rsidR="001347FE" w:rsidRDefault="00792F79" w:rsidP="00C51FE4">
      <w:pPr>
        <w:pStyle w:val="BodyText"/>
        <w:ind w:firstLine="720"/>
      </w:pPr>
      <w:r>
        <w:t xml:space="preserve">Results of the sex-specific input sample size for length composition also mimicked the results of the replicated effective sample size for each region; as the sexed sub-sampling level increased the input sample size increased (Figures 8 - 10). It was usually the case that the magnitude of input sample size was sensitive to the species and the survey year. In general, larger input sample sizes were associated with species with larger sample sizes. While, for any given species, the effect of the survey year on the input sample size is associated with the sample size for that year, it is also related to the structure of the length composition (i.e., uni- or multi-modal length compositions). Sex-specific input sample sizes for length frequency ranged from around 50 to </w:t>
      </w:r>
      <w:r w:rsidR="00C06F40">
        <w:t>1,20</w:t>
      </w:r>
      <w:r>
        <w:t xml:space="preserve">0 for the Aleutian Islands bottom trawl survey (Figure 8), 500 to </w:t>
      </w:r>
      <w:r w:rsidR="00C06F40">
        <w:t>3</w:t>
      </w:r>
      <w:r>
        <w:t>,000 for the eastern Bering Sea bottom trawl survey (Figure 9), and</w:t>
      </w:r>
      <w:r w:rsidR="00C06F40">
        <w:rPr>
          <w:i/>
          <w:iCs/>
        </w:rPr>
        <w:t xml:space="preserve"> </w:t>
      </w:r>
      <w:r w:rsidR="00C06F40">
        <w:rPr>
          <w:iCs/>
        </w:rPr>
        <w:t>50</w:t>
      </w:r>
      <w:r>
        <w:t xml:space="preserve"> to </w:t>
      </w:r>
      <w:r w:rsidR="00C06F40">
        <w:t xml:space="preserve">3,000 </w:t>
      </w:r>
      <w:r>
        <w:t xml:space="preserve">for the Gulf of Alaska bottom trawl survey (Figure 10). Similar to the results of the replicated effective sample size, the input sample size for the total length composition remained stable across the sexed sub-sampling cases investigated. Total input sample size for length were species-specific, with values around 50 to 500 for less frequently sampled species and 1,000 to </w:t>
      </w:r>
      <w:r w:rsidR="00C06F40">
        <w:t>4</w:t>
      </w:r>
      <w:r>
        <w:t>,500 for more frequently sampled species in the Aleutian Islands, eastern Bering Sea, and Gulf of Alaska.</w:t>
      </w:r>
    </w:p>
    <w:p w14:paraId="14FF3127" w14:textId="0C875B63" w:rsidR="001347FE" w:rsidRDefault="00792F79" w:rsidP="00C51FE4">
      <w:pPr>
        <w:pStyle w:val="BodyText"/>
        <w:ind w:firstLine="720"/>
      </w:pPr>
      <w:r>
        <w:t>Compared to the base input sample size</w:t>
      </w:r>
      <w:r w:rsidR="00C06F40">
        <w:t xml:space="preserve"> (the case using the full historical data set)</w:t>
      </w:r>
      <w:r>
        <w:t>, the proportion of the base input sample size for each sexed sub-sampling case was similar for females and males, but were different across species and survey years (Figures 11 - 13). The sex-specific proportion of base input sample size increased as the sexed sub-sample size increased, and for the smallest sexed sub-sampling case the sex-specific input sample size was less than 0.5 of the base input sample size for some species. Again, the proportion of the base input sample size for the total length composition was relatively unchanged across the sexed sub-sampling cases. For a number of species and survey years the sex-specific proportion for the sexed sub-</w:t>
      </w:r>
      <w:r>
        <w:lastRenderedPageBreak/>
        <w:t>sampling cases were similar to the base input sample size, particularly for sexed sub-sampling sizes greater than 100. For these species, the proportion of the sexed sub-sample size of 100 was greater than 0.75 of the base input sample size. The most notable exception was for eastern Bering Sea walleye pollock in each year of the survey, whose proportion of the base input sample size for each of the sexed sub-sampling cases investigated ranged from 0.25 to 0.5 (Figure 12).</w:t>
      </w:r>
      <w:r w:rsidR="00C06F40">
        <w:t xml:space="preserve"> The second most notable exception was for arrowtooth flounder in the Gulf of Alaska (Figure 13).</w:t>
      </w:r>
      <w:r>
        <w:t xml:space="preserve"> Other species for which input sample sizes for sexed sub-sample sizes greater than 100 were less than 0.75 of the base input sample size included eastern Bering Sea Pacific cod in 2019, eastern Bering Sea and Aleutian Islands flathead sole in 2018, eastern Bering Sea arrowtooth flounder in 2018 and 2019</w:t>
      </w:r>
      <w:r w:rsidR="00C06F40">
        <w:t>, Gulf of Alaska flathead sole in 2021</w:t>
      </w:r>
      <w:r>
        <w:t>.</w:t>
      </w:r>
    </w:p>
    <w:p w14:paraId="1D0D54D3" w14:textId="77777777" w:rsidR="001347FE" w:rsidRDefault="00792F79" w:rsidP="00C51FE4">
      <w:pPr>
        <w:pStyle w:val="BodyText"/>
        <w:ind w:firstLine="720"/>
      </w:pPr>
      <w:r>
        <w:t>For some species the average amount of length frequency samples that would not have been subsequently sexed (for the sex sub-sampling cases of 100 - 175) ranged in the thousands of fish (Table 4). The largest reduction of sexed length frequency collections by region was for eastern Bering Sea walleye pollock, Aleutian Islands Pacific ocean perch, and Gulf of Alaska arrowtooth flounder. For each region, across the species investigated here, the range of sex samples that would not have been taken within a given survey ranged on average from thousands to tens of thousands of fish.</w:t>
      </w:r>
    </w:p>
    <w:p w14:paraId="237BEA36" w14:textId="77777777" w:rsidR="001347FE" w:rsidRDefault="00792F79" w:rsidP="00C51FE4">
      <w:pPr>
        <w:pStyle w:val="Heading1"/>
      </w:pPr>
      <w:bookmarkStart w:id="568" w:name="discussion"/>
      <w:bookmarkEnd w:id="567"/>
      <w:r>
        <w:t>Discussion</w:t>
      </w:r>
    </w:p>
    <w:p w14:paraId="63D4DF00" w14:textId="3800E0B6" w:rsidR="001347FE" w:rsidRDefault="00792F79" w:rsidP="00C51FE4">
      <w:pPr>
        <w:pStyle w:val="FirstParagraph"/>
        <w:ind w:firstLine="720"/>
      </w:pPr>
      <w:r>
        <w:t xml:space="preserve">Two of the primary results from this analysis were: (1) with an increasing level of sub-sampling (i.e., fewer samples) of sex-specific length frequency the uncertainty in the resulting sex-specific length composition increases, and (2) the uncertainty in the total length composition (which is the result of the sum of the sex-specific length population estimates) is </w:t>
      </w:r>
      <w:r w:rsidR="003C04BF">
        <w:t>unaffected by</w:t>
      </w:r>
      <w:r>
        <w:t xml:space="preserve"> sub-sampling </w:t>
      </w:r>
      <w:r w:rsidR="003C04BF">
        <w:t>of sex from</w:t>
      </w:r>
      <w:r>
        <w:t xml:space="preserve"> the length frequency data. Across the majority of stocks the resulting input sample size for sex-specific length composition was reduced by less than 25% after decreasing the number of length frequency collections that are subsequently sexed to 100 - 175 fish when compared to the input sample size that resulted from the full historical datasets without any sex sub-sampling. There were notable exceptions, however, primarily for walleye pollock in the eastern Bering Sea, for which the input sample size for the sex sub-sampling cases was greatly reduced when compared to the base case. This reduction in the input sample size can be explained by the large reduction in sexed sample sizes compared to the base case (nearly 15,000 </w:t>
      </w:r>
      <w:r>
        <w:lastRenderedPageBreak/>
        <w:t>less sexed samples on average for the sex sub-sample size case of 100). The amount of sampling for walleye pollock in the eastern Bering Sea survey is much larger than for any of the other species in any of the surveys, and this result points to a possible tipping point in the reduction of input sample size as it relates to the magnitude of sex-specific length composition sample size in any given haul during a survey. Although, while the input sample size for sex-specific length composition resulted in a larger decrease compared to other species, the eastern Bering Sea walleye pollock stock assessment is a single-sex assessment and uses the total length composition (Ianelli et al. 2021). Therefore, the input sample size for the assessment model would remained unchanged regardless of the sub-sampling level for sex determination of the length frequency collections. This same single-sex modeling approach is used for the eastern Bering Sea Pacific cod stock assessment (Thompson et al. 2021), so while the sex-specific input sample size was reduced by a large amount compared to the base case in some years (e.g., 2019), the input sample size for the total length composition was similar to the base case.</w:t>
      </w:r>
    </w:p>
    <w:p w14:paraId="787BE47B" w14:textId="213FE368" w:rsidR="001347FE" w:rsidRDefault="00792F79" w:rsidP="00C51FE4">
      <w:pPr>
        <w:pStyle w:val="BodyText"/>
        <w:ind w:firstLine="720"/>
      </w:pPr>
      <w:r>
        <w:t xml:space="preserve">Another notable exception to the input sample size being reduced by less than 25% for sex sub-sampling cases of 100 - 175 fish, though not as extreme as eastern Bering Sea walleye pollock, was for some of the flatfish stocks in the eastern Bering Sea </w:t>
      </w:r>
      <w:r w:rsidR="003C04BF">
        <w:rPr>
          <w:iCs/>
        </w:rPr>
        <w:t>and Gulf of Alaska</w:t>
      </w:r>
      <w:r>
        <w:t xml:space="preserve">. All of the flatfish assessments performed by the AFSC are sex-specific (e.g., Spies et al. 2021) due to clear sexual dimorphism in growth. Further, some of these flatfish assessments use the sex-specific length frequency samples in addition to the age specimen collections (which include information on sex, weight and age for individual fish) to estimate growth internally and fit age composition data in the assessment model through conditional age-at-length methods (e.g., Turnock et al. 2017). Additionally sex-specific, length-based selectivity is often estimated in these assessments to account for differences in availability to the survey. Therefore estimates of spawning stock biomass are highly dependent on understanding </w:t>
      </w:r>
      <w:r w:rsidR="003C04BF">
        <w:t xml:space="preserve">the </w:t>
      </w:r>
      <w:r>
        <w:t>trends in female length frequency. In addition, recent research has indicated that growth of certain flatfish stocks may be regionally-specific and thus spatially-explicit stock assessments have been developed to account for different growth rates in different regions (McGilliard and Palsson 2017, Bryan and Palsson 2021). Thus, the reduction in the sex-specific input sample size for length composition based on the sexed sub-sampling level may have a greater influence on the results of these assessments. The influence of sub-sampling for sex determination of length frequency data and how that relates to assessment output sensitivity to reduction in input sample size, conditional age-at-</w:t>
      </w:r>
      <w:r>
        <w:lastRenderedPageBreak/>
        <w:t>length results, and spatially-explicit assessments remains unknown. We recommend that additional flatfish-specific analysis would be performed to determine the influence of sex sub-sampling and that caution would be used when reducing flatfish sex sampling on the AFSC bottom trawl surveys in some cases.</w:t>
      </w:r>
    </w:p>
    <w:p w14:paraId="4896DD88" w14:textId="2B03CEDF" w:rsidR="001347FE" w:rsidRDefault="00792F79" w:rsidP="00C51FE4">
      <w:pPr>
        <w:pStyle w:val="BodyText"/>
        <w:ind w:firstLine="720"/>
      </w:pPr>
      <w:r>
        <w:t>On April 8, 2022 the SWO working group met with a subset of AFSC assessment authors as well as representatives from the Groundfish Assessment Program to discuss the results of this work and the need for changes to be made on the AFSC bottom trawl surveys as it pertains to sex determination and the physical health of survey staff. The group of assessment authors noted that a reduction of 25% or less in the sex-specific length composition input sample size was acceptable in order to reduce injuries of survey staff, particularly if the amount of age specimen data collected was unchanged and remained at historical levels. It was agreed that in future AFSC bottom trawl surveys the sampling limit for sex determination of length frequency collections would be set at 100, but that if authors of certain stock assessments (e.g., flatfish assessments) were concerned with that level that the survey would be flexible and consider stock-specific limits of sex determination that were larger than 100. This joint recommendation will be applied starting with the 2022 eastern Bering Sea and Aleutian Islands bottom trawl surveys, and the 2023 Gulf of Alaska bottom trawl survey.</w:t>
      </w:r>
      <w:r>
        <w:br w:type="page"/>
      </w:r>
    </w:p>
    <w:p w14:paraId="5EBD787B" w14:textId="77777777" w:rsidR="001347FE" w:rsidRDefault="00792F79" w:rsidP="00C51FE4">
      <w:pPr>
        <w:pStyle w:val="Heading1"/>
      </w:pPr>
      <w:bookmarkStart w:id="569" w:name="acknowledgments"/>
      <w:bookmarkEnd w:id="568"/>
      <w:r>
        <w:lastRenderedPageBreak/>
        <w:t>Acknowledgments</w:t>
      </w:r>
    </w:p>
    <w:p w14:paraId="6815F481" w14:textId="09536883" w:rsidR="001347FE" w:rsidRDefault="00792F79" w:rsidP="00C51FE4">
      <w:pPr>
        <w:pStyle w:val="FirstParagraph"/>
      </w:pPr>
      <w:r>
        <w:t>We thank representatives from the Groundfish Assessment Program (Duane Stevenson</w:t>
      </w:r>
      <w:r w:rsidR="003C04BF">
        <w:t>, Ned Leyman,</w:t>
      </w:r>
      <w:r>
        <w:t xml:space="preserve"> and Stan Kotwicki), the Marine Ecology and Stock Assessment program</w:t>
      </w:r>
      <w:r w:rsidR="003C04BF">
        <w:t xml:space="preserve">, </w:t>
      </w:r>
      <w:r>
        <w:t>and the Status of Stocks and Multispecies Assessments program for their participation and collaboration in this work and providing recommendations to the AFSC bottom trawl surveys.</w:t>
      </w:r>
      <w:r>
        <w:br w:type="page"/>
      </w:r>
    </w:p>
    <w:p w14:paraId="2D51D8FF" w14:textId="77777777" w:rsidR="001347FE" w:rsidRDefault="00792F79" w:rsidP="00C51FE4">
      <w:pPr>
        <w:pStyle w:val="Heading1"/>
      </w:pPr>
      <w:bookmarkStart w:id="570" w:name="citations"/>
      <w:bookmarkEnd w:id="569"/>
      <w:r>
        <w:lastRenderedPageBreak/>
        <w:t>Citations</w:t>
      </w:r>
    </w:p>
    <w:p w14:paraId="37FE8A33" w14:textId="77777777" w:rsidR="001347FE" w:rsidRDefault="00792F79" w:rsidP="00C51FE4">
      <w:pPr>
        <w:pStyle w:val="Bibliography"/>
        <w:ind w:left="720" w:hanging="720"/>
      </w:pPr>
      <w:bookmarkStart w:id="571" w:name="ref-Ailloud2019"/>
      <w:bookmarkStart w:id="572" w:name="refs"/>
      <w:r>
        <w:t>Ailloud, L.E., and Hoenig, J.M. 2019. A general theory of age-length keys: Combining the forward and inverse keys to estimate age composition from incomplete data. ICES Journal of Marine Science 76(6): 1515–1523.</w:t>
      </w:r>
    </w:p>
    <w:p w14:paraId="3B089F05" w14:textId="77777777" w:rsidR="001347FE" w:rsidRDefault="00792F79" w:rsidP="00C51FE4">
      <w:pPr>
        <w:pStyle w:val="Bibliography"/>
        <w:ind w:left="720" w:hanging="720"/>
      </w:pPr>
      <w:bookmarkStart w:id="573" w:name="ref-Bryan2021"/>
      <w:bookmarkEnd w:id="571"/>
      <w:r>
        <w:t>Bryan, M.D., and Palsson, W. 2021. Assessment of the northern and southern rock sole (</w:t>
      </w:r>
      <w:r>
        <w:rPr>
          <w:i/>
          <w:iCs/>
        </w:rPr>
        <w:t>Lepidopsetta</w:t>
      </w:r>
      <w:r>
        <w:t xml:space="preserve"> </w:t>
      </w:r>
      <w:r>
        <w:rPr>
          <w:i/>
          <w:iCs/>
        </w:rPr>
        <w:t>polyxstra</w:t>
      </w:r>
      <w:r>
        <w:t xml:space="preserve"> and </w:t>
      </w:r>
      <w:r>
        <w:rPr>
          <w:i/>
          <w:iCs/>
        </w:rPr>
        <w:t>bilineata</w:t>
      </w:r>
      <w:r>
        <w:t>) stocks in the Gulf of Alaska. In: Stock Assessment and Fishery Evaluation Report for the Groundfish Resources of the Gulf of Alaska. Anchorage, AK, North Pacific Fishery Management Council.</w:t>
      </w:r>
    </w:p>
    <w:p w14:paraId="54C94A26" w14:textId="77777777" w:rsidR="001347FE" w:rsidRDefault="00792F79" w:rsidP="00C51FE4">
      <w:pPr>
        <w:pStyle w:val="Bibliography"/>
        <w:ind w:left="720" w:hanging="720"/>
      </w:pPr>
      <w:bookmarkStart w:id="574" w:name="ref-Gerritsen2007"/>
      <w:bookmarkEnd w:id="573"/>
      <w:r>
        <w:t>Gerritsen, H.D., and McGrath, D. 2007. Precision estimates and suggested sample sizes for length-frequency data. Fishery Bulletin 105(1): 116–120.</w:t>
      </w:r>
    </w:p>
    <w:p w14:paraId="492E6AA5" w14:textId="77777777" w:rsidR="001347FE" w:rsidRDefault="00792F79" w:rsidP="00C51FE4">
      <w:pPr>
        <w:pStyle w:val="Bibliography"/>
        <w:ind w:left="720" w:hanging="720"/>
      </w:pPr>
      <w:bookmarkStart w:id="575" w:name="ref-Ianelli2021"/>
      <w:bookmarkEnd w:id="574"/>
      <w:r>
        <w:t>Ianelli, J.I., Fissel, B., Stienessen, S., Honkalehto, T., Siddon, E., and Allen-Akselrud, C. 2021. Assessment of the walleye pollock stock in the eastern Bering Sea. In: Stock Assessment and Fishery Evaluation Report for the Groundfish Resources of the Bering Sea and Aleutian Islands. Anchorage, AK, North Pacific Fishery Management Council.</w:t>
      </w:r>
    </w:p>
    <w:p w14:paraId="14BE29CA" w14:textId="77777777" w:rsidR="001347FE" w:rsidRDefault="00792F79" w:rsidP="00C51FE4">
      <w:pPr>
        <w:pStyle w:val="Bibliography"/>
        <w:ind w:left="720" w:hanging="720"/>
      </w:pPr>
      <w:bookmarkStart w:id="576" w:name="ref-Lauth2019"/>
      <w:bookmarkEnd w:id="575"/>
      <w:r>
        <w:t>Lauth, R.R., J, D.E., and J, C. 2019. Results of the 2017 eastern and northern Bering Sea continental shelf bottom trawl survey of groundfish and invertebrate fauna. U.S. Department of Commerce. NOAA Technical Memorandum NMFS-AFSC-396: 260 p.</w:t>
      </w:r>
    </w:p>
    <w:p w14:paraId="5E55E8CC" w14:textId="77777777" w:rsidR="001347FE" w:rsidRDefault="00792F79" w:rsidP="00C51FE4">
      <w:pPr>
        <w:pStyle w:val="Bibliography"/>
        <w:ind w:left="720" w:hanging="720"/>
      </w:pPr>
      <w:bookmarkStart w:id="577" w:name="ref-Mcallister1997"/>
      <w:bookmarkEnd w:id="576"/>
      <w:r>
        <w:t>McAllister, M.K., and Ianelli, J.N. 1997. Bayesian stock assessment using catch-age data and the sampling-importance resampling algorithm. Canadian Journal of Fisheries and Aquatic Sciences 54(2): 284–300.</w:t>
      </w:r>
    </w:p>
    <w:p w14:paraId="20D0BFB7" w14:textId="77777777" w:rsidR="001347FE" w:rsidRDefault="00792F79" w:rsidP="00C51FE4">
      <w:pPr>
        <w:pStyle w:val="Bibliography"/>
        <w:ind w:left="720" w:hanging="720"/>
      </w:pPr>
      <w:bookmarkStart w:id="578" w:name="ref-Mcgilliard2017"/>
      <w:bookmarkEnd w:id="577"/>
      <w:r>
        <w:t>McGilliard, C.R., and Palsson, W. 2017. Assessment of the rex sole stock in the Gulf of Alaska. In: Stock Assessment and Fishery Evaluation Report for the Groundfish Resources of the Gulf of Alaska. Anchorage, AK, North Pacific Fishery Management Council.</w:t>
      </w:r>
    </w:p>
    <w:p w14:paraId="03578EA6" w14:textId="77777777" w:rsidR="001347FE" w:rsidRDefault="00792F79" w:rsidP="00C51FE4">
      <w:pPr>
        <w:pStyle w:val="Bibliography"/>
        <w:ind w:left="720" w:hanging="720"/>
      </w:pPr>
      <w:bookmarkStart w:id="579" w:name="ref-Miller2006"/>
      <w:bookmarkEnd w:id="578"/>
      <w:r>
        <w:t>Miller, T.J., and Skalski, J.R. 2006. Integrating design- and model-based inference to estimate length and age composition in north pacific longline catches. Canadian Journal of Fisheries and Aquatic Sciences 63(5): 1092–1114.</w:t>
      </w:r>
    </w:p>
    <w:p w14:paraId="51082E80" w14:textId="77777777" w:rsidR="001347FE" w:rsidRDefault="00792F79" w:rsidP="00C51FE4">
      <w:pPr>
        <w:pStyle w:val="Bibliography"/>
        <w:ind w:left="720" w:hanging="720"/>
      </w:pPr>
      <w:bookmarkStart w:id="580" w:name="ref-Rcore"/>
      <w:bookmarkEnd w:id="579"/>
      <w:r>
        <w:t xml:space="preserve">R Core Team. 2022. R: A language and environment for statistical computing. R Foundation for Statistical Computing, Vienna, Austria. Available from </w:t>
      </w:r>
      <w:hyperlink r:id="rId14">
        <w:r>
          <w:rPr>
            <w:rStyle w:val="Hyperlink"/>
          </w:rPr>
          <w:t>https://www.R-project.org/</w:t>
        </w:r>
      </w:hyperlink>
      <w:r>
        <w:t>.</w:t>
      </w:r>
    </w:p>
    <w:p w14:paraId="41ECC72E" w14:textId="77777777" w:rsidR="001347FE" w:rsidRDefault="00792F79" w:rsidP="00C51FE4">
      <w:pPr>
        <w:pStyle w:val="Bibliography"/>
        <w:ind w:left="720" w:hanging="720"/>
      </w:pPr>
      <w:bookmarkStart w:id="581" w:name="ref-Spies2021"/>
      <w:bookmarkEnd w:id="580"/>
      <w:r>
        <w:lastRenderedPageBreak/>
        <w:t>Spies, I., Haehn, R., Siddon, E., Conner, J., Markowitz, E., Yeung, C., and Ianelli, J. 2021. Assessment of the yellowfin sole stock in the eastern Bering Sea and Aleutian Isalnds. In: Stock Assessment and Fishery Evaluation Report for the Groundfish Resources of the Bering Sea and Aleutian Isalands. Anchorage, AK, North Pacific Fishery Management Council.</w:t>
      </w:r>
    </w:p>
    <w:p w14:paraId="33A21205" w14:textId="77777777" w:rsidR="001347FE" w:rsidRDefault="00792F79" w:rsidP="00C51FE4">
      <w:pPr>
        <w:pStyle w:val="Bibliography"/>
        <w:ind w:left="720" w:hanging="720"/>
      </w:pPr>
      <w:bookmarkStart w:id="582" w:name="ref-Stauffer2004"/>
      <w:bookmarkEnd w:id="581"/>
      <w:r>
        <w:t>Stauffer, G. 2004. NOAA Protocols for Groundfish Bottom Trawl Surveys of the Nation’s Fishery Resources. U.S. Department of Commerce. NOAA Technical Memorandum NMFS-F/SPO-65: 205 p.</w:t>
      </w:r>
    </w:p>
    <w:p w14:paraId="6B9A0947" w14:textId="77777777" w:rsidR="001347FE" w:rsidRDefault="00792F79" w:rsidP="00C51FE4">
      <w:pPr>
        <w:pStyle w:val="Bibliography"/>
        <w:ind w:left="720" w:hanging="720"/>
      </w:pPr>
      <w:bookmarkStart w:id="583" w:name="ref-Stewart2014"/>
      <w:bookmarkEnd w:id="582"/>
      <w:r>
        <w:t>Stewart, I.J., and Hamel, O.S. 2014. Bootstrapping of sample sizes for length-or age-composition data used in stock assessments. Canadian Journal of Fisheries and Aquatic Sciences 71(4): 581–588.</w:t>
      </w:r>
    </w:p>
    <w:p w14:paraId="0F62E33B" w14:textId="77777777" w:rsidR="001347FE" w:rsidRDefault="00792F79" w:rsidP="00C51FE4">
      <w:pPr>
        <w:pStyle w:val="Bibliography"/>
        <w:ind w:left="720" w:hanging="720"/>
      </w:pPr>
      <w:bookmarkStart w:id="584" w:name="ref-Thompson2021"/>
      <w:bookmarkEnd w:id="583"/>
      <w:r>
        <w:t>Thompson, G.G., Barbeaux, S., Connor, J., Fissel, B., Hurst, T., Laurel, B., O’Leary, C.A., Rogers, L., Shotwell, S.K., Siddon, E., Spies, I., Thorson, J.T., and Tyrell, A. 2021. Assessment of the Pacific cod stock in the eastern Bering Sea. In: Stock Assessment and Fishery Evaluation Report for the Groundfish Resources of the Bering Sea and Aleutian Isalands. Anchorage, AK, North Pacific Fishery Management Council.</w:t>
      </w:r>
    </w:p>
    <w:p w14:paraId="5FB3FA6A" w14:textId="77777777" w:rsidR="001347FE" w:rsidRDefault="00792F79" w:rsidP="00C51FE4">
      <w:pPr>
        <w:pStyle w:val="Bibliography"/>
        <w:ind w:left="720" w:hanging="720"/>
      </w:pPr>
      <w:bookmarkStart w:id="585" w:name="ref-Turnock2017"/>
      <w:bookmarkEnd w:id="584"/>
      <w:r>
        <w:t>Turnock, B.J., McGilliard, C.R., and Palsson, W. 2017. Assessment of the flathead sole stock in the Gulf of Alaska. In: Stock Assessment and Fishery Evaluation Report for the Groundfish Resources of the Gulf of Alaska. Anchorage, AK, North Pacific Fishery Management Council.</w:t>
      </w:r>
    </w:p>
    <w:p w14:paraId="169AA640" w14:textId="77777777" w:rsidR="001347FE" w:rsidRDefault="00792F79" w:rsidP="00C51FE4">
      <w:pPr>
        <w:pStyle w:val="Bibliography"/>
        <w:ind w:left="720" w:hanging="720"/>
      </w:pPr>
      <w:bookmarkStart w:id="586" w:name="ref-vonSzalay2018"/>
      <w:bookmarkEnd w:id="585"/>
      <w:r>
        <w:t>von Szalay, P.G., and Raring, N.W. 2018. Data Report: 2017 Gulf of Alaska bottom trawl survey. U.S. Department of Commerce. NOAA Technical Memorandum NMFS-AFSC-374: 260 p.</w:t>
      </w:r>
    </w:p>
    <w:p w14:paraId="0B6AF8E1" w14:textId="5FDD259B" w:rsidR="001347FE" w:rsidRDefault="00792F79" w:rsidP="00C51FE4">
      <w:pPr>
        <w:pStyle w:val="Bibliography"/>
        <w:ind w:left="720" w:hanging="720"/>
      </w:pPr>
      <w:bookmarkStart w:id="587" w:name="ref-vonSzalay2017"/>
      <w:bookmarkEnd w:id="586"/>
      <w:r>
        <w:t>von Szalay, P.G., Raring, N.W., Rooper, C.N., and A, L.E. 2017. Data Report: 2016 Aleutian Islands bottom trawl survey. U.S. Department of Commerce. NOAA Technical Memorandum NMFS-AFSC-349: 161 p.</w:t>
      </w:r>
      <w:bookmarkEnd w:id="572"/>
      <w:bookmarkEnd w:id="587"/>
      <w:r>
        <w:br w:type="page"/>
      </w:r>
    </w:p>
    <w:p w14:paraId="21DA7C06" w14:textId="77777777" w:rsidR="001347FE" w:rsidRDefault="00792F79" w:rsidP="00C51FE4">
      <w:pPr>
        <w:pStyle w:val="Heading1"/>
      </w:pPr>
      <w:bookmarkStart w:id="588" w:name="tables"/>
      <w:bookmarkEnd w:id="570"/>
      <w:r>
        <w:lastRenderedPageBreak/>
        <w:t>Tables</w:t>
      </w:r>
    </w:p>
    <w:p w14:paraId="55D4B311" w14:textId="77777777" w:rsidR="001347FE" w:rsidRPr="00C51FE4" w:rsidRDefault="00792F79">
      <w:pPr>
        <w:pStyle w:val="TableCaption"/>
        <w:rPr>
          <w:i w:val="0"/>
        </w:rPr>
      </w:pPr>
      <w:r w:rsidRPr="00C51FE4">
        <w:rPr>
          <w:i w:val="0"/>
        </w:rPr>
        <w:t>Table 1: Total length frequency samples from the most recent three Aleutian Islands surveys for the species evaluated in the bootstrap-simulation for reduction in sexed length-frequency collections.</w:t>
      </w:r>
    </w:p>
    <w:tbl>
      <w:tblPr>
        <w:tblW w:w="0" w:type="auto"/>
        <w:tblLook w:val="0020" w:firstRow="1" w:lastRow="0" w:firstColumn="0" w:lastColumn="0" w:noHBand="0" w:noVBand="0"/>
        <w:tblCaption w:val="Table 1: Total length frequency samples from the most recent three Aleutian Islands surveys for the species evaluated in the bootstrap-simulation for reduction in sexed length-frequency collections."/>
      </w:tblPr>
      <w:tblGrid>
        <w:gridCol w:w="2182"/>
        <w:gridCol w:w="876"/>
        <w:gridCol w:w="876"/>
        <w:gridCol w:w="876"/>
        <w:gridCol w:w="963"/>
      </w:tblGrid>
      <w:tr w:rsidR="001347FE" w14:paraId="53FA114C" w14:textId="77777777" w:rsidTr="00C51FE4">
        <w:trPr>
          <w:tblHeader/>
        </w:trPr>
        <w:tc>
          <w:tcPr>
            <w:tcW w:w="0" w:type="auto"/>
            <w:tcBorders>
              <w:bottom w:val="single" w:sz="4" w:space="0" w:color="auto"/>
            </w:tcBorders>
          </w:tcPr>
          <w:p w14:paraId="5BE6788D" w14:textId="77777777" w:rsidR="001347FE" w:rsidRDefault="00792F79">
            <w:pPr>
              <w:pStyle w:val="Compact"/>
            </w:pPr>
            <w:r>
              <w:t>Species</w:t>
            </w:r>
          </w:p>
        </w:tc>
        <w:tc>
          <w:tcPr>
            <w:tcW w:w="0" w:type="auto"/>
            <w:tcBorders>
              <w:bottom w:val="single" w:sz="4" w:space="0" w:color="auto"/>
            </w:tcBorders>
          </w:tcPr>
          <w:p w14:paraId="33ABB036" w14:textId="77777777" w:rsidR="001347FE" w:rsidRDefault="00792F79">
            <w:pPr>
              <w:pStyle w:val="Compact"/>
              <w:jc w:val="center"/>
            </w:pPr>
            <w:r>
              <w:t>2014</w:t>
            </w:r>
          </w:p>
        </w:tc>
        <w:tc>
          <w:tcPr>
            <w:tcW w:w="0" w:type="auto"/>
            <w:tcBorders>
              <w:bottom w:val="single" w:sz="4" w:space="0" w:color="auto"/>
            </w:tcBorders>
          </w:tcPr>
          <w:p w14:paraId="5C93CC2D" w14:textId="77777777" w:rsidR="001347FE" w:rsidRDefault="00792F79">
            <w:pPr>
              <w:pStyle w:val="Compact"/>
              <w:jc w:val="center"/>
            </w:pPr>
            <w:r>
              <w:t>2016</w:t>
            </w:r>
          </w:p>
        </w:tc>
        <w:tc>
          <w:tcPr>
            <w:tcW w:w="0" w:type="auto"/>
            <w:tcBorders>
              <w:bottom w:val="single" w:sz="4" w:space="0" w:color="auto"/>
            </w:tcBorders>
          </w:tcPr>
          <w:p w14:paraId="2D0CBBE8" w14:textId="77777777" w:rsidR="001347FE" w:rsidRDefault="00792F79">
            <w:pPr>
              <w:pStyle w:val="Compact"/>
              <w:jc w:val="center"/>
            </w:pPr>
            <w:r>
              <w:t>2018</w:t>
            </w:r>
          </w:p>
        </w:tc>
        <w:tc>
          <w:tcPr>
            <w:tcW w:w="0" w:type="auto"/>
            <w:tcBorders>
              <w:bottom w:val="single" w:sz="4" w:space="0" w:color="auto"/>
            </w:tcBorders>
          </w:tcPr>
          <w:p w14:paraId="5C9179CA" w14:textId="77777777" w:rsidR="001347FE" w:rsidRDefault="00792F79">
            <w:pPr>
              <w:pStyle w:val="Compact"/>
              <w:jc w:val="center"/>
            </w:pPr>
            <w:r>
              <w:t>average</w:t>
            </w:r>
          </w:p>
        </w:tc>
      </w:tr>
      <w:tr w:rsidR="001347FE" w14:paraId="3D210BCA" w14:textId="77777777" w:rsidTr="00C51FE4">
        <w:tc>
          <w:tcPr>
            <w:tcW w:w="0" w:type="auto"/>
            <w:tcBorders>
              <w:top w:val="single" w:sz="4" w:space="0" w:color="auto"/>
            </w:tcBorders>
          </w:tcPr>
          <w:p w14:paraId="3B76856C" w14:textId="77777777" w:rsidR="001347FE" w:rsidRDefault="00792F79">
            <w:pPr>
              <w:pStyle w:val="Compact"/>
            </w:pPr>
            <w:r>
              <w:t>arrowtooth flounder</w:t>
            </w:r>
          </w:p>
        </w:tc>
        <w:tc>
          <w:tcPr>
            <w:tcW w:w="0" w:type="auto"/>
            <w:tcBorders>
              <w:top w:val="single" w:sz="4" w:space="0" w:color="auto"/>
            </w:tcBorders>
          </w:tcPr>
          <w:p w14:paraId="4CE960E4" w14:textId="77777777" w:rsidR="001347FE" w:rsidRDefault="00792F79">
            <w:pPr>
              <w:pStyle w:val="Compact"/>
              <w:jc w:val="center"/>
            </w:pPr>
            <w:r>
              <w:t>10,212</w:t>
            </w:r>
          </w:p>
        </w:tc>
        <w:tc>
          <w:tcPr>
            <w:tcW w:w="0" w:type="auto"/>
            <w:tcBorders>
              <w:top w:val="single" w:sz="4" w:space="0" w:color="auto"/>
            </w:tcBorders>
          </w:tcPr>
          <w:p w14:paraId="3036F0CF" w14:textId="77777777" w:rsidR="001347FE" w:rsidRDefault="00792F79">
            <w:pPr>
              <w:pStyle w:val="Compact"/>
              <w:jc w:val="center"/>
            </w:pPr>
            <w:r>
              <w:t>9,166</w:t>
            </w:r>
          </w:p>
        </w:tc>
        <w:tc>
          <w:tcPr>
            <w:tcW w:w="0" w:type="auto"/>
            <w:tcBorders>
              <w:top w:val="single" w:sz="4" w:space="0" w:color="auto"/>
            </w:tcBorders>
          </w:tcPr>
          <w:p w14:paraId="46C0F0D8" w14:textId="77777777" w:rsidR="001347FE" w:rsidRDefault="00792F79">
            <w:pPr>
              <w:pStyle w:val="Compact"/>
              <w:jc w:val="center"/>
            </w:pPr>
            <w:r>
              <w:t>10,225</w:t>
            </w:r>
          </w:p>
        </w:tc>
        <w:tc>
          <w:tcPr>
            <w:tcW w:w="0" w:type="auto"/>
            <w:tcBorders>
              <w:top w:val="single" w:sz="4" w:space="0" w:color="auto"/>
            </w:tcBorders>
          </w:tcPr>
          <w:p w14:paraId="72E4586C" w14:textId="77777777" w:rsidR="001347FE" w:rsidRDefault="00792F79">
            <w:pPr>
              <w:pStyle w:val="Compact"/>
              <w:jc w:val="center"/>
            </w:pPr>
            <w:r>
              <w:t>9,868</w:t>
            </w:r>
          </w:p>
        </w:tc>
      </w:tr>
      <w:tr w:rsidR="001347FE" w14:paraId="6774D8E4" w14:textId="77777777">
        <w:tc>
          <w:tcPr>
            <w:tcW w:w="0" w:type="auto"/>
          </w:tcPr>
          <w:p w14:paraId="37CE153B" w14:textId="77777777" w:rsidR="001347FE" w:rsidRDefault="00792F79">
            <w:pPr>
              <w:pStyle w:val="Compact"/>
            </w:pPr>
            <w:r>
              <w:t>Atka mackerel</w:t>
            </w:r>
          </w:p>
        </w:tc>
        <w:tc>
          <w:tcPr>
            <w:tcW w:w="0" w:type="auto"/>
          </w:tcPr>
          <w:p w14:paraId="781151E5" w14:textId="77777777" w:rsidR="001347FE" w:rsidRDefault="00792F79">
            <w:pPr>
              <w:pStyle w:val="Compact"/>
              <w:jc w:val="center"/>
            </w:pPr>
            <w:r>
              <w:t>10,162</w:t>
            </w:r>
          </w:p>
        </w:tc>
        <w:tc>
          <w:tcPr>
            <w:tcW w:w="0" w:type="auto"/>
          </w:tcPr>
          <w:p w14:paraId="4B7FB9BF" w14:textId="77777777" w:rsidR="001347FE" w:rsidRDefault="00792F79">
            <w:pPr>
              <w:pStyle w:val="Compact"/>
              <w:jc w:val="center"/>
            </w:pPr>
            <w:r>
              <w:t>6,080</w:t>
            </w:r>
          </w:p>
        </w:tc>
        <w:tc>
          <w:tcPr>
            <w:tcW w:w="0" w:type="auto"/>
          </w:tcPr>
          <w:p w14:paraId="7E05C274" w14:textId="77777777" w:rsidR="001347FE" w:rsidRDefault="00792F79">
            <w:pPr>
              <w:pStyle w:val="Compact"/>
              <w:jc w:val="center"/>
            </w:pPr>
            <w:r>
              <w:t>7,423</w:t>
            </w:r>
          </w:p>
        </w:tc>
        <w:tc>
          <w:tcPr>
            <w:tcW w:w="0" w:type="auto"/>
          </w:tcPr>
          <w:p w14:paraId="3E01D5D3" w14:textId="77777777" w:rsidR="001347FE" w:rsidRDefault="00792F79">
            <w:pPr>
              <w:pStyle w:val="Compact"/>
              <w:jc w:val="center"/>
            </w:pPr>
            <w:r>
              <w:t>7,888</w:t>
            </w:r>
          </w:p>
        </w:tc>
      </w:tr>
      <w:tr w:rsidR="001347FE" w14:paraId="44C2A451" w14:textId="77777777">
        <w:tc>
          <w:tcPr>
            <w:tcW w:w="0" w:type="auto"/>
          </w:tcPr>
          <w:p w14:paraId="08B1897C" w14:textId="77777777" w:rsidR="001347FE" w:rsidRDefault="00792F79">
            <w:pPr>
              <w:pStyle w:val="Compact"/>
            </w:pPr>
            <w:r>
              <w:t>flathead sole</w:t>
            </w:r>
          </w:p>
        </w:tc>
        <w:tc>
          <w:tcPr>
            <w:tcW w:w="0" w:type="auto"/>
          </w:tcPr>
          <w:p w14:paraId="1DF407AE" w14:textId="77777777" w:rsidR="001347FE" w:rsidRDefault="00792F79">
            <w:pPr>
              <w:pStyle w:val="Compact"/>
              <w:jc w:val="center"/>
            </w:pPr>
            <w:r>
              <w:t>4,962</w:t>
            </w:r>
          </w:p>
        </w:tc>
        <w:tc>
          <w:tcPr>
            <w:tcW w:w="0" w:type="auto"/>
          </w:tcPr>
          <w:p w14:paraId="35D76971" w14:textId="77777777" w:rsidR="001347FE" w:rsidRDefault="00792F79">
            <w:pPr>
              <w:pStyle w:val="Compact"/>
              <w:jc w:val="center"/>
            </w:pPr>
            <w:r>
              <w:t>3,904</w:t>
            </w:r>
          </w:p>
        </w:tc>
        <w:tc>
          <w:tcPr>
            <w:tcW w:w="0" w:type="auto"/>
          </w:tcPr>
          <w:p w14:paraId="23F4D59D" w14:textId="77777777" w:rsidR="001347FE" w:rsidRDefault="00792F79">
            <w:pPr>
              <w:pStyle w:val="Compact"/>
              <w:jc w:val="center"/>
            </w:pPr>
            <w:r>
              <w:t>4,941</w:t>
            </w:r>
          </w:p>
        </w:tc>
        <w:tc>
          <w:tcPr>
            <w:tcW w:w="0" w:type="auto"/>
          </w:tcPr>
          <w:p w14:paraId="02B3BF68" w14:textId="77777777" w:rsidR="001347FE" w:rsidRDefault="00792F79">
            <w:pPr>
              <w:pStyle w:val="Compact"/>
              <w:jc w:val="center"/>
            </w:pPr>
            <w:r>
              <w:t>4,602</w:t>
            </w:r>
          </w:p>
        </w:tc>
      </w:tr>
      <w:tr w:rsidR="001347FE" w14:paraId="27FE90D3" w14:textId="77777777">
        <w:tc>
          <w:tcPr>
            <w:tcW w:w="0" w:type="auto"/>
          </w:tcPr>
          <w:p w14:paraId="7A267F5B" w14:textId="77777777" w:rsidR="001347FE" w:rsidRDefault="00792F79">
            <w:pPr>
              <w:pStyle w:val="Compact"/>
            </w:pPr>
            <w:r>
              <w:t>Kamchatka flounder</w:t>
            </w:r>
          </w:p>
        </w:tc>
        <w:tc>
          <w:tcPr>
            <w:tcW w:w="0" w:type="auto"/>
          </w:tcPr>
          <w:p w14:paraId="31F0C54A" w14:textId="77777777" w:rsidR="001347FE" w:rsidRDefault="00792F79">
            <w:pPr>
              <w:pStyle w:val="Compact"/>
              <w:jc w:val="center"/>
            </w:pPr>
            <w:r>
              <w:t>3,188</w:t>
            </w:r>
          </w:p>
        </w:tc>
        <w:tc>
          <w:tcPr>
            <w:tcW w:w="0" w:type="auto"/>
          </w:tcPr>
          <w:p w14:paraId="7CCD6BD7" w14:textId="77777777" w:rsidR="001347FE" w:rsidRDefault="00792F79">
            <w:pPr>
              <w:pStyle w:val="Compact"/>
              <w:jc w:val="center"/>
            </w:pPr>
            <w:r>
              <w:t>3,768</w:t>
            </w:r>
          </w:p>
        </w:tc>
        <w:tc>
          <w:tcPr>
            <w:tcW w:w="0" w:type="auto"/>
          </w:tcPr>
          <w:p w14:paraId="6FAF0DA4" w14:textId="77777777" w:rsidR="001347FE" w:rsidRDefault="00792F79">
            <w:pPr>
              <w:pStyle w:val="Compact"/>
              <w:jc w:val="center"/>
            </w:pPr>
            <w:r>
              <w:t>3,623</w:t>
            </w:r>
          </w:p>
        </w:tc>
        <w:tc>
          <w:tcPr>
            <w:tcW w:w="0" w:type="auto"/>
          </w:tcPr>
          <w:p w14:paraId="29AB3435" w14:textId="77777777" w:rsidR="001347FE" w:rsidRDefault="00792F79">
            <w:pPr>
              <w:pStyle w:val="Compact"/>
              <w:jc w:val="center"/>
            </w:pPr>
            <w:r>
              <w:t>3,526</w:t>
            </w:r>
          </w:p>
        </w:tc>
      </w:tr>
      <w:tr w:rsidR="001347FE" w14:paraId="5FFAB377" w14:textId="77777777">
        <w:tc>
          <w:tcPr>
            <w:tcW w:w="0" w:type="auto"/>
          </w:tcPr>
          <w:p w14:paraId="6C06B1A3" w14:textId="77777777" w:rsidR="001347FE" w:rsidRDefault="00792F79">
            <w:pPr>
              <w:pStyle w:val="Compact"/>
            </w:pPr>
            <w:r>
              <w:t>northern rock sole</w:t>
            </w:r>
          </w:p>
        </w:tc>
        <w:tc>
          <w:tcPr>
            <w:tcW w:w="0" w:type="auto"/>
          </w:tcPr>
          <w:p w14:paraId="57D9A2E3" w14:textId="77777777" w:rsidR="001347FE" w:rsidRDefault="00792F79">
            <w:pPr>
              <w:pStyle w:val="Compact"/>
              <w:jc w:val="center"/>
            </w:pPr>
            <w:r>
              <w:t>10,477</w:t>
            </w:r>
          </w:p>
        </w:tc>
        <w:tc>
          <w:tcPr>
            <w:tcW w:w="0" w:type="auto"/>
          </w:tcPr>
          <w:p w14:paraId="534AD53A" w14:textId="77777777" w:rsidR="001347FE" w:rsidRDefault="00792F79">
            <w:pPr>
              <w:pStyle w:val="Compact"/>
              <w:jc w:val="center"/>
            </w:pPr>
            <w:r>
              <w:t>10,018</w:t>
            </w:r>
          </w:p>
        </w:tc>
        <w:tc>
          <w:tcPr>
            <w:tcW w:w="0" w:type="auto"/>
          </w:tcPr>
          <w:p w14:paraId="78E2E816" w14:textId="77777777" w:rsidR="001347FE" w:rsidRDefault="00792F79">
            <w:pPr>
              <w:pStyle w:val="Compact"/>
              <w:jc w:val="center"/>
            </w:pPr>
            <w:r>
              <w:t>11,767</w:t>
            </w:r>
          </w:p>
        </w:tc>
        <w:tc>
          <w:tcPr>
            <w:tcW w:w="0" w:type="auto"/>
          </w:tcPr>
          <w:p w14:paraId="33EE81EA" w14:textId="77777777" w:rsidR="001347FE" w:rsidRDefault="00792F79">
            <w:pPr>
              <w:pStyle w:val="Compact"/>
              <w:jc w:val="center"/>
            </w:pPr>
            <w:r>
              <w:t>10,754</w:t>
            </w:r>
          </w:p>
        </w:tc>
      </w:tr>
      <w:tr w:rsidR="001347FE" w14:paraId="4761B26D" w14:textId="77777777">
        <w:tc>
          <w:tcPr>
            <w:tcW w:w="0" w:type="auto"/>
          </w:tcPr>
          <w:p w14:paraId="2FC3C4AF" w14:textId="77777777" w:rsidR="001347FE" w:rsidRDefault="00792F79">
            <w:pPr>
              <w:pStyle w:val="Compact"/>
            </w:pPr>
            <w:r>
              <w:t>northern rockfish</w:t>
            </w:r>
          </w:p>
        </w:tc>
        <w:tc>
          <w:tcPr>
            <w:tcW w:w="0" w:type="auto"/>
          </w:tcPr>
          <w:p w14:paraId="045D28FF" w14:textId="77777777" w:rsidR="001347FE" w:rsidRDefault="00792F79">
            <w:pPr>
              <w:pStyle w:val="Compact"/>
              <w:jc w:val="center"/>
            </w:pPr>
            <w:r>
              <w:t>14,884</w:t>
            </w:r>
          </w:p>
        </w:tc>
        <w:tc>
          <w:tcPr>
            <w:tcW w:w="0" w:type="auto"/>
          </w:tcPr>
          <w:p w14:paraId="04FA73B1" w14:textId="77777777" w:rsidR="001347FE" w:rsidRDefault="00792F79">
            <w:pPr>
              <w:pStyle w:val="Compact"/>
              <w:jc w:val="center"/>
            </w:pPr>
            <w:r>
              <w:t>15,116</w:t>
            </w:r>
          </w:p>
        </w:tc>
        <w:tc>
          <w:tcPr>
            <w:tcW w:w="0" w:type="auto"/>
          </w:tcPr>
          <w:p w14:paraId="1734F17E" w14:textId="77777777" w:rsidR="001347FE" w:rsidRDefault="00792F79">
            <w:pPr>
              <w:pStyle w:val="Compact"/>
              <w:jc w:val="center"/>
            </w:pPr>
            <w:r>
              <w:t>14,784</w:t>
            </w:r>
          </w:p>
        </w:tc>
        <w:tc>
          <w:tcPr>
            <w:tcW w:w="0" w:type="auto"/>
          </w:tcPr>
          <w:p w14:paraId="65213E58" w14:textId="77777777" w:rsidR="001347FE" w:rsidRDefault="00792F79">
            <w:pPr>
              <w:pStyle w:val="Compact"/>
              <w:jc w:val="center"/>
            </w:pPr>
            <w:r>
              <w:t>14,928</w:t>
            </w:r>
          </w:p>
        </w:tc>
      </w:tr>
      <w:tr w:rsidR="001347FE" w14:paraId="33300AD2" w14:textId="77777777">
        <w:tc>
          <w:tcPr>
            <w:tcW w:w="0" w:type="auto"/>
          </w:tcPr>
          <w:p w14:paraId="0A06CE20" w14:textId="77777777" w:rsidR="001347FE" w:rsidRDefault="00792F79">
            <w:pPr>
              <w:pStyle w:val="Compact"/>
            </w:pPr>
            <w:r>
              <w:t>Pacific cod</w:t>
            </w:r>
          </w:p>
        </w:tc>
        <w:tc>
          <w:tcPr>
            <w:tcW w:w="0" w:type="auto"/>
          </w:tcPr>
          <w:p w14:paraId="421E62E3" w14:textId="77777777" w:rsidR="001347FE" w:rsidRDefault="00792F79">
            <w:pPr>
              <w:pStyle w:val="Compact"/>
              <w:jc w:val="center"/>
            </w:pPr>
            <w:r>
              <w:t>4,556</w:t>
            </w:r>
          </w:p>
        </w:tc>
        <w:tc>
          <w:tcPr>
            <w:tcW w:w="0" w:type="auto"/>
          </w:tcPr>
          <w:p w14:paraId="22C48053" w14:textId="77777777" w:rsidR="001347FE" w:rsidRDefault="00792F79">
            <w:pPr>
              <w:pStyle w:val="Compact"/>
              <w:jc w:val="center"/>
            </w:pPr>
            <w:r>
              <w:t>6,506</w:t>
            </w:r>
          </w:p>
        </w:tc>
        <w:tc>
          <w:tcPr>
            <w:tcW w:w="0" w:type="auto"/>
          </w:tcPr>
          <w:p w14:paraId="677BAC2B" w14:textId="77777777" w:rsidR="001347FE" w:rsidRDefault="00792F79">
            <w:pPr>
              <w:pStyle w:val="Compact"/>
              <w:jc w:val="center"/>
            </w:pPr>
            <w:r>
              <w:t>6,107</w:t>
            </w:r>
          </w:p>
        </w:tc>
        <w:tc>
          <w:tcPr>
            <w:tcW w:w="0" w:type="auto"/>
          </w:tcPr>
          <w:p w14:paraId="0E88DA6C" w14:textId="77777777" w:rsidR="001347FE" w:rsidRDefault="00792F79">
            <w:pPr>
              <w:pStyle w:val="Compact"/>
              <w:jc w:val="center"/>
            </w:pPr>
            <w:r>
              <w:t>5,723</w:t>
            </w:r>
          </w:p>
        </w:tc>
      </w:tr>
      <w:tr w:rsidR="001347FE" w14:paraId="1033D9A2" w14:textId="77777777">
        <w:tc>
          <w:tcPr>
            <w:tcW w:w="0" w:type="auto"/>
          </w:tcPr>
          <w:p w14:paraId="551BECDC" w14:textId="77777777" w:rsidR="001347FE" w:rsidRDefault="00792F79">
            <w:pPr>
              <w:pStyle w:val="Compact"/>
            </w:pPr>
            <w:r>
              <w:t>Pacific ocean perch</w:t>
            </w:r>
          </w:p>
        </w:tc>
        <w:tc>
          <w:tcPr>
            <w:tcW w:w="0" w:type="auto"/>
          </w:tcPr>
          <w:p w14:paraId="2B5A9435" w14:textId="77777777" w:rsidR="001347FE" w:rsidRDefault="00792F79">
            <w:pPr>
              <w:pStyle w:val="Compact"/>
              <w:jc w:val="center"/>
            </w:pPr>
            <w:r>
              <w:t>30,205</w:t>
            </w:r>
          </w:p>
        </w:tc>
        <w:tc>
          <w:tcPr>
            <w:tcW w:w="0" w:type="auto"/>
          </w:tcPr>
          <w:p w14:paraId="4CF47864" w14:textId="77777777" w:rsidR="001347FE" w:rsidRDefault="00792F79">
            <w:pPr>
              <w:pStyle w:val="Compact"/>
              <w:jc w:val="center"/>
            </w:pPr>
            <w:r>
              <w:t>36,277</w:t>
            </w:r>
          </w:p>
        </w:tc>
        <w:tc>
          <w:tcPr>
            <w:tcW w:w="0" w:type="auto"/>
          </w:tcPr>
          <w:p w14:paraId="59BB6493" w14:textId="77777777" w:rsidR="001347FE" w:rsidRDefault="00792F79">
            <w:pPr>
              <w:pStyle w:val="Compact"/>
              <w:jc w:val="center"/>
            </w:pPr>
            <w:r>
              <w:t>30,992</w:t>
            </w:r>
          </w:p>
        </w:tc>
        <w:tc>
          <w:tcPr>
            <w:tcW w:w="0" w:type="auto"/>
          </w:tcPr>
          <w:p w14:paraId="050E49DA" w14:textId="77777777" w:rsidR="001347FE" w:rsidRDefault="00792F79">
            <w:pPr>
              <w:pStyle w:val="Compact"/>
              <w:jc w:val="center"/>
            </w:pPr>
            <w:r>
              <w:t>32,491</w:t>
            </w:r>
          </w:p>
        </w:tc>
      </w:tr>
      <w:tr w:rsidR="001347FE" w14:paraId="555F6F58" w14:textId="77777777">
        <w:tc>
          <w:tcPr>
            <w:tcW w:w="0" w:type="auto"/>
          </w:tcPr>
          <w:p w14:paraId="3030E07D" w14:textId="77777777" w:rsidR="001347FE" w:rsidRDefault="00792F79">
            <w:pPr>
              <w:pStyle w:val="Compact"/>
            </w:pPr>
            <w:r>
              <w:t>walleye pollock</w:t>
            </w:r>
          </w:p>
        </w:tc>
        <w:tc>
          <w:tcPr>
            <w:tcW w:w="0" w:type="auto"/>
          </w:tcPr>
          <w:p w14:paraId="5E20DD92" w14:textId="77777777" w:rsidR="001347FE" w:rsidRDefault="00792F79">
            <w:pPr>
              <w:pStyle w:val="Compact"/>
              <w:jc w:val="center"/>
            </w:pPr>
            <w:r>
              <w:t>10,305</w:t>
            </w:r>
          </w:p>
        </w:tc>
        <w:tc>
          <w:tcPr>
            <w:tcW w:w="0" w:type="auto"/>
          </w:tcPr>
          <w:p w14:paraId="2DE112CA" w14:textId="77777777" w:rsidR="001347FE" w:rsidRDefault="00792F79">
            <w:pPr>
              <w:pStyle w:val="Compact"/>
              <w:jc w:val="center"/>
            </w:pPr>
            <w:r>
              <w:t>9,142</w:t>
            </w:r>
          </w:p>
        </w:tc>
        <w:tc>
          <w:tcPr>
            <w:tcW w:w="0" w:type="auto"/>
          </w:tcPr>
          <w:p w14:paraId="2E9AA6AD" w14:textId="77777777" w:rsidR="001347FE" w:rsidRDefault="00792F79">
            <w:pPr>
              <w:pStyle w:val="Compact"/>
              <w:jc w:val="center"/>
            </w:pPr>
            <w:r>
              <w:t>12,972</w:t>
            </w:r>
          </w:p>
        </w:tc>
        <w:tc>
          <w:tcPr>
            <w:tcW w:w="0" w:type="auto"/>
          </w:tcPr>
          <w:p w14:paraId="7DF905C6" w14:textId="77777777" w:rsidR="001347FE" w:rsidRDefault="00792F79">
            <w:pPr>
              <w:pStyle w:val="Compact"/>
              <w:jc w:val="center"/>
            </w:pPr>
            <w:r>
              <w:t>10,806</w:t>
            </w:r>
          </w:p>
        </w:tc>
      </w:tr>
    </w:tbl>
    <w:p w14:paraId="493F6AE5" w14:textId="77777777" w:rsidR="001347FE" w:rsidRDefault="00792F79">
      <w:r>
        <w:br w:type="page"/>
      </w:r>
    </w:p>
    <w:p w14:paraId="20F4AA8F" w14:textId="77777777" w:rsidR="001347FE" w:rsidRPr="00C51FE4" w:rsidRDefault="00792F79">
      <w:pPr>
        <w:pStyle w:val="TableCaption"/>
        <w:rPr>
          <w:i w:val="0"/>
        </w:rPr>
      </w:pPr>
      <w:r w:rsidRPr="00C51FE4">
        <w:rPr>
          <w:i w:val="0"/>
        </w:rPr>
        <w:lastRenderedPageBreak/>
        <w:t>Table 2: Total length frequency samples from the most recent three eastern Bering Sea surveys for the species evaluated in the bootstrap-simulation for reduction in sexed length-frequency collections.</w:t>
      </w:r>
    </w:p>
    <w:tbl>
      <w:tblPr>
        <w:tblW w:w="0" w:type="auto"/>
        <w:tblLook w:val="0020" w:firstRow="1" w:lastRow="0" w:firstColumn="0" w:lastColumn="0" w:noHBand="0" w:noVBand="0"/>
        <w:tblCaption w:val="Table 2: Total length frequency samples from the most recent three eastern Bering Sea surveys for the species evaluated in the bootstrap-simulation for reduction in sexed length-frequency collections."/>
      </w:tblPr>
      <w:tblGrid>
        <w:gridCol w:w="2182"/>
        <w:gridCol w:w="876"/>
        <w:gridCol w:w="876"/>
        <w:gridCol w:w="876"/>
        <w:gridCol w:w="963"/>
      </w:tblGrid>
      <w:tr w:rsidR="001347FE" w14:paraId="17C9A8EF" w14:textId="77777777" w:rsidTr="00C51FE4">
        <w:trPr>
          <w:tblHeader/>
        </w:trPr>
        <w:tc>
          <w:tcPr>
            <w:tcW w:w="0" w:type="auto"/>
            <w:tcBorders>
              <w:bottom w:val="single" w:sz="4" w:space="0" w:color="auto"/>
            </w:tcBorders>
          </w:tcPr>
          <w:p w14:paraId="654001D8" w14:textId="77777777" w:rsidR="001347FE" w:rsidRDefault="00792F79">
            <w:pPr>
              <w:pStyle w:val="Compact"/>
            </w:pPr>
            <w:r>
              <w:t>Species</w:t>
            </w:r>
          </w:p>
        </w:tc>
        <w:tc>
          <w:tcPr>
            <w:tcW w:w="0" w:type="auto"/>
            <w:tcBorders>
              <w:bottom w:val="single" w:sz="4" w:space="0" w:color="auto"/>
            </w:tcBorders>
          </w:tcPr>
          <w:p w14:paraId="6393A9C3" w14:textId="77777777" w:rsidR="001347FE" w:rsidRDefault="00792F79">
            <w:pPr>
              <w:pStyle w:val="Compact"/>
              <w:jc w:val="center"/>
            </w:pPr>
            <w:r>
              <w:t>2017</w:t>
            </w:r>
          </w:p>
        </w:tc>
        <w:tc>
          <w:tcPr>
            <w:tcW w:w="0" w:type="auto"/>
            <w:tcBorders>
              <w:bottom w:val="single" w:sz="4" w:space="0" w:color="auto"/>
            </w:tcBorders>
          </w:tcPr>
          <w:p w14:paraId="32E48611" w14:textId="77777777" w:rsidR="001347FE" w:rsidRDefault="00792F79">
            <w:pPr>
              <w:pStyle w:val="Compact"/>
              <w:jc w:val="center"/>
            </w:pPr>
            <w:r>
              <w:t>2018</w:t>
            </w:r>
          </w:p>
        </w:tc>
        <w:tc>
          <w:tcPr>
            <w:tcW w:w="0" w:type="auto"/>
            <w:tcBorders>
              <w:bottom w:val="single" w:sz="4" w:space="0" w:color="auto"/>
            </w:tcBorders>
          </w:tcPr>
          <w:p w14:paraId="03F8070E" w14:textId="77777777" w:rsidR="001347FE" w:rsidRDefault="00792F79">
            <w:pPr>
              <w:pStyle w:val="Compact"/>
              <w:jc w:val="center"/>
            </w:pPr>
            <w:r>
              <w:t>2019</w:t>
            </w:r>
          </w:p>
        </w:tc>
        <w:tc>
          <w:tcPr>
            <w:tcW w:w="0" w:type="auto"/>
            <w:tcBorders>
              <w:bottom w:val="single" w:sz="4" w:space="0" w:color="auto"/>
            </w:tcBorders>
          </w:tcPr>
          <w:p w14:paraId="5D33657F" w14:textId="77777777" w:rsidR="001347FE" w:rsidRDefault="00792F79">
            <w:pPr>
              <w:pStyle w:val="Compact"/>
              <w:jc w:val="center"/>
            </w:pPr>
            <w:r>
              <w:t>average</w:t>
            </w:r>
          </w:p>
        </w:tc>
      </w:tr>
      <w:tr w:rsidR="001347FE" w14:paraId="388F6FEB" w14:textId="77777777" w:rsidTr="00C51FE4">
        <w:tc>
          <w:tcPr>
            <w:tcW w:w="0" w:type="auto"/>
            <w:tcBorders>
              <w:top w:val="single" w:sz="4" w:space="0" w:color="auto"/>
            </w:tcBorders>
          </w:tcPr>
          <w:p w14:paraId="2E628C9A" w14:textId="77777777" w:rsidR="001347FE" w:rsidRDefault="00792F79">
            <w:pPr>
              <w:pStyle w:val="Compact"/>
            </w:pPr>
            <w:r>
              <w:t>Alaska plaice</w:t>
            </w:r>
          </w:p>
        </w:tc>
        <w:tc>
          <w:tcPr>
            <w:tcW w:w="0" w:type="auto"/>
            <w:tcBorders>
              <w:top w:val="single" w:sz="4" w:space="0" w:color="auto"/>
            </w:tcBorders>
          </w:tcPr>
          <w:p w14:paraId="15B8B721" w14:textId="77777777" w:rsidR="001347FE" w:rsidRDefault="00792F79">
            <w:pPr>
              <w:pStyle w:val="Compact"/>
              <w:jc w:val="center"/>
            </w:pPr>
            <w:r>
              <w:t>8,347</w:t>
            </w:r>
          </w:p>
        </w:tc>
        <w:tc>
          <w:tcPr>
            <w:tcW w:w="0" w:type="auto"/>
            <w:tcBorders>
              <w:top w:val="single" w:sz="4" w:space="0" w:color="auto"/>
            </w:tcBorders>
          </w:tcPr>
          <w:p w14:paraId="6A5635E4" w14:textId="77777777" w:rsidR="001347FE" w:rsidRDefault="00792F79">
            <w:pPr>
              <w:pStyle w:val="Compact"/>
              <w:jc w:val="center"/>
            </w:pPr>
            <w:r>
              <w:t>14,030</w:t>
            </w:r>
          </w:p>
        </w:tc>
        <w:tc>
          <w:tcPr>
            <w:tcW w:w="0" w:type="auto"/>
            <w:tcBorders>
              <w:top w:val="single" w:sz="4" w:space="0" w:color="auto"/>
            </w:tcBorders>
          </w:tcPr>
          <w:p w14:paraId="085E61EB" w14:textId="77777777" w:rsidR="001347FE" w:rsidRDefault="00792F79">
            <w:pPr>
              <w:pStyle w:val="Compact"/>
              <w:jc w:val="center"/>
            </w:pPr>
            <w:r>
              <w:t>9,080</w:t>
            </w:r>
          </w:p>
        </w:tc>
        <w:tc>
          <w:tcPr>
            <w:tcW w:w="0" w:type="auto"/>
            <w:tcBorders>
              <w:top w:val="single" w:sz="4" w:space="0" w:color="auto"/>
            </w:tcBorders>
          </w:tcPr>
          <w:p w14:paraId="27DF320A" w14:textId="77777777" w:rsidR="001347FE" w:rsidRDefault="00792F79">
            <w:pPr>
              <w:pStyle w:val="Compact"/>
              <w:jc w:val="center"/>
            </w:pPr>
            <w:r>
              <w:t>10,486</w:t>
            </w:r>
          </w:p>
        </w:tc>
      </w:tr>
      <w:tr w:rsidR="001347FE" w14:paraId="0A5E46C1" w14:textId="77777777">
        <w:tc>
          <w:tcPr>
            <w:tcW w:w="0" w:type="auto"/>
          </w:tcPr>
          <w:p w14:paraId="71C54C61" w14:textId="77777777" w:rsidR="001347FE" w:rsidRDefault="00792F79">
            <w:pPr>
              <w:pStyle w:val="Compact"/>
            </w:pPr>
            <w:r>
              <w:t>arrowtooth flounder</w:t>
            </w:r>
          </w:p>
        </w:tc>
        <w:tc>
          <w:tcPr>
            <w:tcW w:w="0" w:type="auto"/>
          </w:tcPr>
          <w:p w14:paraId="3910266A" w14:textId="77777777" w:rsidR="001347FE" w:rsidRDefault="00792F79">
            <w:pPr>
              <w:pStyle w:val="Compact"/>
              <w:jc w:val="center"/>
            </w:pPr>
            <w:r>
              <w:t>11,679</w:t>
            </w:r>
          </w:p>
        </w:tc>
        <w:tc>
          <w:tcPr>
            <w:tcW w:w="0" w:type="auto"/>
          </w:tcPr>
          <w:p w14:paraId="3B9E900B" w14:textId="77777777" w:rsidR="001347FE" w:rsidRDefault="00792F79">
            <w:pPr>
              <w:pStyle w:val="Compact"/>
              <w:jc w:val="center"/>
            </w:pPr>
            <w:r>
              <w:t>18,756</w:t>
            </w:r>
          </w:p>
        </w:tc>
        <w:tc>
          <w:tcPr>
            <w:tcW w:w="0" w:type="auto"/>
          </w:tcPr>
          <w:p w14:paraId="4D08C02D" w14:textId="77777777" w:rsidR="001347FE" w:rsidRDefault="00792F79">
            <w:pPr>
              <w:pStyle w:val="Compact"/>
              <w:jc w:val="center"/>
            </w:pPr>
            <w:r>
              <w:t>14,349</w:t>
            </w:r>
          </w:p>
        </w:tc>
        <w:tc>
          <w:tcPr>
            <w:tcW w:w="0" w:type="auto"/>
          </w:tcPr>
          <w:p w14:paraId="63C15171" w14:textId="77777777" w:rsidR="001347FE" w:rsidRDefault="00792F79">
            <w:pPr>
              <w:pStyle w:val="Compact"/>
              <w:jc w:val="center"/>
            </w:pPr>
            <w:r>
              <w:t>14,928</w:t>
            </w:r>
          </w:p>
        </w:tc>
      </w:tr>
      <w:tr w:rsidR="001347FE" w14:paraId="17806E44" w14:textId="77777777">
        <w:tc>
          <w:tcPr>
            <w:tcW w:w="0" w:type="auto"/>
          </w:tcPr>
          <w:p w14:paraId="5DCD0066" w14:textId="77777777" w:rsidR="001347FE" w:rsidRDefault="00792F79">
            <w:pPr>
              <w:pStyle w:val="Compact"/>
            </w:pPr>
            <w:r>
              <w:t>flathead sole</w:t>
            </w:r>
          </w:p>
        </w:tc>
        <w:tc>
          <w:tcPr>
            <w:tcW w:w="0" w:type="auto"/>
          </w:tcPr>
          <w:p w14:paraId="1C95424B" w14:textId="77777777" w:rsidR="001347FE" w:rsidRDefault="00792F79">
            <w:pPr>
              <w:pStyle w:val="Compact"/>
              <w:jc w:val="center"/>
            </w:pPr>
            <w:r>
              <w:t>19,238</w:t>
            </w:r>
          </w:p>
        </w:tc>
        <w:tc>
          <w:tcPr>
            <w:tcW w:w="0" w:type="auto"/>
          </w:tcPr>
          <w:p w14:paraId="251CE6AD" w14:textId="77777777" w:rsidR="001347FE" w:rsidRDefault="00792F79">
            <w:pPr>
              <w:pStyle w:val="Compact"/>
              <w:jc w:val="center"/>
            </w:pPr>
            <w:r>
              <w:t>26,837</w:t>
            </w:r>
          </w:p>
        </w:tc>
        <w:tc>
          <w:tcPr>
            <w:tcW w:w="0" w:type="auto"/>
          </w:tcPr>
          <w:p w14:paraId="60CA53DC" w14:textId="77777777" w:rsidR="001347FE" w:rsidRDefault="00792F79">
            <w:pPr>
              <w:pStyle w:val="Compact"/>
              <w:jc w:val="center"/>
            </w:pPr>
            <w:r>
              <w:t>20,993</w:t>
            </w:r>
          </w:p>
        </w:tc>
        <w:tc>
          <w:tcPr>
            <w:tcW w:w="0" w:type="auto"/>
          </w:tcPr>
          <w:p w14:paraId="4D001708" w14:textId="77777777" w:rsidR="001347FE" w:rsidRDefault="00792F79">
            <w:pPr>
              <w:pStyle w:val="Compact"/>
              <w:jc w:val="center"/>
            </w:pPr>
            <w:r>
              <w:t>22,356</w:t>
            </w:r>
          </w:p>
        </w:tc>
      </w:tr>
      <w:tr w:rsidR="001347FE" w14:paraId="39F0A769" w14:textId="77777777">
        <w:tc>
          <w:tcPr>
            <w:tcW w:w="0" w:type="auto"/>
          </w:tcPr>
          <w:p w14:paraId="3512F0CF" w14:textId="77777777" w:rsidR="001347FE" w:rsidRDefault="00792F79">
            <w:pPr>
              <w:pStyle w:val="Compact"/>
            </w:pPr>
            <w:r>
              <w:t>Greenland turbot</w:t>
            </w:r>
          </w:p>
        </w:tc>
        <w:tc>
          <w:tcPr>
            <w:tcW w:w="0" w:type="auto"/>
          </w:tcPr>
          <w:p w14:paraId="32AD0154" w14:textId="77777777" w:rsidR="001347FE" w:rsidRDefault="00792F79">
            <w:pPr>
              <w:pStyle w:val="Compact"/>
              <w:jc w:val="center"/>
            </w:pPr>
            <w:r>
              <w:t>373</w:t>
            </w:r>
          </w:p>
        </w:tc>
        <w:tc>
          <w:tcPr>
            <w:tcW w:w="0" w:type="auto"/>
          </w:tcPr>
          <w:p w14:paraId="3218BBF9" w14:textId="77777777" w:rsidR="001347FE" w:rsidRDefault="00792F79">
            <w:pPr>
              <w:pStyle w:val="Compact"/>
              <w:jc w:val="center"/>
            </w:pPr>
            <w:r>
              <w:t>259</w:t>
            </w:r>
          </w:p>
        </w:tc>
        <w:tc>
          <w:tcPr>
            <w:tcW w:w="0" w:type="auto"/>
          </w:tcPr>
          <w:p w14:paraId="79F00BBB" w14:textId="77777777" w:rsidR="001347FE" w:rsidRDefault="00792F79">
            <w:pPr>
              <w:pStyle w:val="Compact"/>
              <w:jc w:val="center"/>
            </w:pPr>
            <w:r>
              <w:t>166</w:t>
            </w:r>
          </w:p>
        </w:tc>
        <w:tc>
          <w:tcPr>
            <w:tcW w:w="0" w:type="auto"/>
          </w:tcPr>
          <w:p w14:paraId="08FF01B1" w14:textId="77777777" w:rsidR="001347FE" w:rsidRDefault="00792F79">
            <w:pPr>
              <w:pStyle w:val="Compact"/>
              <w:jc w:val="center"/>
            </w:pPr>
            <w:r>
              <w:t>266</w:t>
            </w:r>
          </w:p>
        </w:tc>
      </w:tr>
      <w:tr w:rsidR="001347FE" w14:paraId="50C1E7C0" w14:textId="77777777">
        <w:tc>
          <w:tcPr>
            <w:tcW w:w="0" w:type="auto"/>
          </w:tcPr>
          <w:p w14:paraId="60534541" w14:textId="77777777" w:rsidR="001347FE" w:rsidRDefault="00792F79">
            <w:pPr>
              <w:pStyle w:val="Compact"/>
            </w:pPr>
            <w:r>
              <w:t>Kamchatka flounder</w:t>
            </w:r>
          </w:p>
        </w:tc>
        <w:tc>
          <w:tcPr>
            <w:tcW w:w="0" w:type="auto"/>
          </w:tcPr>
          <w:p w14:paraId="7594ADD8" w14:textId="77777777" w:rsidR="001347FE" w:rsidRDefault="00792F79">
            <w:pPr>
              <w:pStyle w:val="Compact"/>
              <w:jc w:val="center"/>
            </w:pPr>
            <w:r>
              <w:t>2,654</w:t>
            </w:r>
          </w:p>
        </w:tc>
        <w:tc>
          <w:tcPr>
            <w:tcW w:w="0" w:type="auto"/>
          </w:tcPr>
          <w:p w14:paraId="63DE3280" w14:textId="77777777" w:rsidR="001347FE" w:rsidRDefault="00792F79">
            <w:pPr>
              <w:pStyle w:val="Compact"/>
              <w:jc w:val="center"/>
            </w:pPr>
            <w:r>
              <w:t>2,743</w:t>
            </w:r>
          </w:p>
        </w:tc>
        <w:tc>
          <w:tcPr>
            <w:tcW w:w="0" w:type="auto"/>
          </w:tcPr>
          <w:p w14:paraId="5E443C3A" w14:textId="77777777" w:rsidR="001347FE" w:rsidRDefault="00792F79">
            <w:pPr>
              <w:pStyle w:val="Compact"/>
              <w:jc w:val="center"/>
            </w:pPr>
            <w:r>
              <w:t>1,966</w:t>
            </w:r>
          </w:p>
        </w:tc>
        <w:tc>
          <w:tcPr>
            <w:tcW w:w="0" w:type="auto"/>
          </w:tcPr>
          <w:p w14:paraId="7AC77434" w14:textId="77777777" w:rsidR="001347FE" w:rsidRDefault="00792F79">
            <w:pPr>
              <w:pStyle w:val="Compact"/>
              <w:jc w:val="center"/>
            </w:pPr>
            <w:r>
              <w:t>2,454</w:t>
            </w:r>
          </w:p>
        </w:tc>
      </w:tr>
      <w:tr w:rsidR="001347FE" w14:paraId="22F3955C" w14:textId="77777777">
        <w:tc>
          <w:tcPr>
            <w:tcW w:w="0" w:type="auto"/>
          </w:tcPr>
          <w:p w14:paraId="39E48A24" w14:textId="77777777" w:rsidR="001347FE" w:rsidRDefault="00792F79">
            <w:pPr>
              <w:pStyle w:val="Compact"/>
            </w:pPr>
            <w:r>
              <w:t>northern rock sole</w:t>
            </w:r>
          </w:p>
        </w:tc>
        <w:tc>
          <w:tcPr>
            <w:tcW w:w="0" w:type="auto"/>
          </w:tcPr>
          <w:p w14:paraId="0F94554E" w14:textId="77777777" w:rsidR="001347FE" w:rsidRDefault="00792F79">
            <w:pPr>
              <w:pStyle w:val="Compact"/>
              <w:jc w:val="center"/>
            </w:pPr>
            <w:r>
              <w:t>22,466</w:t>
            </w:r>
          </w:p>
        </w:tc>
        <w:tc>
          <w:tcPr>
            <w:tcW w:w="0" w:type="auto"/>
          </w:tcPr>
          <w:p w14:paraId="48995D17" w14:textId="77777777" w:rsidR="001347FE" w:rsidRDefault="00792F79">
            <w:pPr>
              <w:pStyle w:val="Compact"/>
              <w:jc w:val="center"/>
            </w:pPr>
            <w:r>
              <w:t>28,397</w:t>
            </w:r>
          </w:p>
        </w:tc>
        <w:tc>
          <w:tcPr>
            <w:tcW w:w="0" w:type="auto"/>
          </w:tcPr>
          <w:p w14:paraId="3E950755" w14:textId="77777777" w:rsidR="001347FE" w:rsidRDefault="00792F79">
            <w:pPr>
              <w:pStyle w:val="Compact"/>
              <w:jc w:val="center"/>
            </w:pPr>
            <w:r>
              <w:t>23,231</w:t>
            </w:r>
          </w:p>
        </w:tc>
        <w:tc>
          <w:tcPr>
            <w:tcW w:w="0" w:type="auto"/>
          </w:tcPr>
          <w:p w14:paraId="764728C2" w14:textId="77777777" w:rsidR="001347FE" w:rsidRDefault="00792F79">
            <w:pPr>
              <w:pStyle w:val="Compact"/>
              <w:jc w:val="center"/>
            </w:pPr>
            <w:r>
              <w:t>24,698</w:t>
            </w:r>
          </w:p>
        </w:tc>
      </w:tr>
      <w:tr w:rsidR="001347FE" w14:paraId="6B87D8AD" w14:textId="77777777">
        <w:tc>
          <w:tcPr>
            <w:tcW w:w="0" w:type="auto"/>
          </w:tcPr>
          <w:p w14:paraId="75B5C010" w14:textId="77777777" w:rsidR="001347FE" w:rsidRDefault="00792F79">
            <w:pPr>
              <w:pStyle w:val="Compact"/>
            </w:pPr>
            <w:r>
              <w:t>Pacific cod</w:t>
            </w:r>
          </w:p>
        </w:tc>
        <w:tc>
          <w:tcPr>
            <w:tcW w:w="0" w:type="auto"/>
          </w:tcPr>
          <w:p w14:paraId="58961741" w14:textId="77777777" w:rsidR="001347FE" w:rsidRDefault="00792F79">
            <w:pPr>
              <w:pStyle w:val="Compact"/>
              <w:jc w:val="center"/>
            </w:pPr>
            <w:r>
              <w:t>11,827</w:t>
            </w:r>
          </w:p>
        </w:tc>
        <w:tc>
          <w:tcPr>
            <w:tcW w:w="0" w:type="auto"/>
          </w:tcPr>
          <w:p w14:paraId="1106F2C1" w14:textId="77777777" w:rsidR="001347FE" w:rsidRDefault="00792F79">
            <w:pPr>
              <w:pStyle w:val="Compact"/>
              <w:jc w:val="center"/>
            </w:pPr>
            <w:r>
              <w:t>11,317</w:t>
            </w:r>
          </w:p>
        </w:tc>
        <w:tc>
          <w:tcPr>
            <w:tcW w:w="0" w:type="auto"/>
          </w:tcPr>
          <w:p w14:paraId="529B9D4B" w14:textId="77777777" w:rsidR="001347FE" w:rsidRDefault="00792F79">
            <w:pPr>
              <w:pStyle w:val="Compact"/>
              <w:jc w:val="center"/>
            </w:pPr>
            <w:r>
              <w:t>11,288</w:t>
            </w:r>
          </w:p>
        </w:tc>
        <w:tc>
          <w:tcPr>
            <w:tcW w:w="0" w:type="auto"/>
          </w:tcPr>
          <w:p w14:paraId="36EE3584" w14:textId="77777777" w:rsidR="001347FE" w:rsidRDefault="00792F79">
            <w:pPr>
              <w:pStyle w:val="Compact"/>
              <w:jc w:val="center"/>
            </w:pPr>
            <w:r>
              <w:t>11,477</w:t>
            </w:r>
          </w:p>
        </w:tc>
      </w:tr>
      <w:tr w:rsidR="001347FE" w14:paraId="4A83A096" w14:textId="77777777">
        <w:tc>
          <w:tcPr>
            <w:tcW w:w="0" w:type="auto"/>
          </w:tcPr>
          <w:p w14:paraId="559048E0" w14:textId="77777777" w:rsidR="001347FE" w:rsidRDefault="00792F79">
            <w:pPr>
              <w:pStyle w:val="Compact"/>
            </w:pPr>
            <w:r>
              <w:t>walleye pollock</w:t>
            </w:r>
          </w:p>
        </w:tc>
        <w:tc>
          <w:tcPr>
            <w:tcW w:w="0" w:type="auto"/>
          </w:tcPr>
          <w:p w14:paraId="1B48A619" w14:textId="77777777" w:rsidR="001347FE" w:rsidRDefault="00792F79">
            <w:pPr>
              <w:pStyle w:val="Compact"/>
              <w:jc w:val="center"/>
            </w:pPr>
            <w:r>
              <w:t>49,037</w:t>
            </w:r>
          </w:p>
        </w:tc>
        <w:tc>
          <w:tcPr>
            <w:tcW w:w="0" w:type="auto"/>
          </w:tcPr>
          <w:p w14:paraId="4D18D610" w14:textId="77777777" w:rsidR="001347FE" w:rsidRDefault="00792F79">
            <w:pPr>
              <w:pStyle w:val="Compact"/>
              <w:jc w:val="center"/>
            </w:pPr>
            <w:r>
              <w:t>56,799</w:t>
            </w:r>
          </w:p>
        </w:tc>
        <w:tc>
          <w:tcPr>
            <w:tcW w:w="0" w:type="auto"/>
          </w:tcPr>
          <w:p w14:paraId="4CD8FA81" w14:textId="77777777" w:rsidR="001347FE" w:rsidRDefault="00792F79">
            <w:pPr>
              <w:pStyle w:val="Compact"/>
              <w:jc w:val="center"/>
            </w:pPr>
            <w:r>
              <w:t>42,795</w:t>
            </w:r>
          </w:p>
        </w:tc>
        <w:tc>
          <w:tcPr>
            <w:tcW w:w="0" w:type="auto"/>
          </w:tcPr>
          <w:p w14:paraId="3B0F06C6" w14:textId="77777777" w:rsidR="001347FE" w:rsidRDefault="00792F79">
            <w:pPr>
              <w:pStyle w:val="Compact"/>
              <w:jc w:val="center"/>
            </w:pPr>
            <w:r>
              <w:t>49,544</w:t>
            </w:r>
          </w:p>
        </w:tc>
      </w:tr>
      <w:tr w:rsidR="001347FE" w14:paraId="41587EF1" w14:textId="77777777">
        <w:tc>
          <w:tcPr>
            <w:tcW w:w="0" w:type="auto"/>
          </w:tcPr>
          <w:p w14:paraId="36B47F59" w14:textId="77777777" w:rsidR="001347FE" w:rsidRDefault="00792F79">
            <w:pPr>
              <w:pStyle w:val="Compact"/>
            </w:pPr>
            <w:r>
              <w:t>yellowfin sole</w:t>
            </w:r>
          </w:p>
        </w:tc>
        <w:tc>
          <w:tcPr>
            <w:tcW w:w="0" w:type="auto"/>
          </w:tcPr>
          <w:p w14:paraId="45863F8A" w14:textId="77777777" w:rsidR="001347FE" w:rsidRDefault="00792F79">
            <w:pPr>
              <w:pStyle w:val="Compact"/>
              <w:jc w:val="center"/>
            </w:pPr>
            <w:r>
              <w:t>26,973</w:t>
            </w:r>
          </w:p>
        </w:tc>
        <w:tc>
          <w:tcPr>
            <w:tcW w:w="0" w:type="auto"/>
          </w:tcPr>
          <w:p w14:paraId="4A40728A" w14:textId="77777777" w:rsidR="001347FE" w:rsidRDefault="00792F79">
            <w:pPr>
              <w:pStyle w:val="Compact"/>
              <w:jc w:val="center"/>
            </w:pPr>
            <w:r>
              <w:t>31,584</w:t>
            </w:r>
          </w:p>
        </w:tc>
        <w:tc>
          <w:tcPr>
            <w:tcW w:w="0" w:type="auto"/>
          </w:tcPr>
          <w:p w14:paraId="2576F712" w14:textId="77777777" w:rsidR="001347FE" w:rsidRDefault="00792F79">
            <w:pPr>
              <w:pStyle w:val="Compact"/>
              <w:jc w:val="center"/>
            </w:pPr>
            <w:r>
              <w:t>25,768</w:t>
            </w:r>
          </w:p>
        </w:tc>
        <w:tc>
          <w:tcPr>
            <w:tcW w:w="0" w:type="auto"/>
          </w:tcPr>
          <w:p w14:paraId="5FF12655" w14:textId="77777777" w:rsidR="001347FE" w:rsidRDefault="00792F79">
            <w:pPr>
              <w:pStyle w:val="Compact"/>
              <w:jc w:val="center"/>
            </w:pPr>
            <w:r>
              <w:t>28,108</w:t>
            </w:r>
          </w:p>
        </w:tc>
      </w:tr>
    </w:tbl>
    <w:p w14:paraId="7B0ACB40" w14:textId="77777777" w:rsidR="001347FE" w:rsidRDefault="00792F79">
      <w:r>
        <w:br w:type="page"/>
      </w:r>
    </w:p>
    <w:p w14:paraId="68243F13" w14:textId="77777777" w:rsidR="001347FE" w:rsidRPr="00C51FE4" w:rsidRDefault="00792F79">
      <w:pPr>
        <w:pStyle w:val="TableCaption"/>
        <w:rPr>
          <w:i w:val="0"/>
        </w:rPr>
      </w:pPr>
      <w:r w:rsidRPr="00C51FE4">
        <w:rPr>
          <w:i w:val="0"/>
        </w:rPr>
        <w:lastRenderedPageBreak/>
        <w:t>Table 3: Total length frequency samples from the most recent three Gulf of Alaska surveys for the species evaluated in the bootstrap-simulation for reduction in sexed length-frequency collections.</w:t>
      </w:r>
    </w:p>
    <w:tbl>
      <w:tblPr>
        <w:tblW w:w="0" w:type="auto"/>
        <w:tblLook w:val="0020" w:firstRow="1" w:lastRow="0" w:firstColumn="0" w:lastColumn="0" w:noHBand="0" w:noVBand="0"/>
        <w:tblCaption w:val="Table 3: Total length frequency samples from the most recent three Gulf of Alaska surveys for the species evaluated in the bootstrap-simulation for reduction in sexed length-frequency collections."/>
      </w:tblPr>
      <w:tblGrid>
        <w:gridCol w:w="2343"/>
        <w:gridCol w:w="876"/>
        <w:gridCol w:w="876"/>
        <w:gridCol w:w="876"/>
        <w:gridCol w:w="963"/>
      </w:tblGrid>
      <w:tr w:rsidR="001347FE" w14:paraId="7EFDCC49" w14:textId="77777777" w:rsidTr="00C51FE4">
        <w:trPr>
          <w:tblHeader/>
        </w:trPr>
        <w:tc>
          <w:tcPr>
            <w:tcW w:w="0" w:type="auto"/>
            <w:tcBorders>
              <w:bottom w:val="single" w:sz="4" w:space="0" w:color="auto"/>
            </w:tcBorders>
          </w:tcPr>
          <w:p w14:paraId="51949A3C" w14:textId="77777777" w:rsidR="001347FE" w:rsidRDefault="00792F79">
            <w:pPr>
              <w:pStyle w:val="Compact"/>
            </w:pPr>
            <w:r>
              <w:t>Species</w:t>
            </w:r>
          </w:p>
        </w:tc>
        <w:tc>
          <w:tcPr>
            <w:tcW w:w="0" w:type="auto"/>
            <w:tcBorders>
              <w:bottom w:val="single" w:sz="4" w:space="0" w:color="auto"/>
            </w:tcBorders>
          </w:tcPr>
          <w:p w14:paraId="4CEDE3EF" w14:textId="77777777" w:rsidR="001347FE" w:rsidRDefault="00792F79">
            <w:pPr>
              <w:pStyle w:val="Compact"/>
              <w:jc w:val="center"/>
            </w:pPr>
            <w:r>
              <w:t>2017</w:t>
            </w:r>
          </w:p>
        </w:tc>
        <w:tc>
          <w:tcPr>
            <w:tcW w:w="0" w:type="auto"/>
            <w:tcBorders>
              <w:bottom w:val="single" w:sz="4" w:space="0" w:color="auto"/>
            </w:tcBorders>
          </w:tcPr>
          <w:p w14:paraId="5D4E367E" w14:textId="77777777" w:rsidR="001347FE" w:rsidRDefault="00792F79">
            <w:pPr>
              <w:pStyle w:val="Compact"/>
              <w:jc w:val="center"/>
            </w:pPr>
            <w:r>
              <w:t>2019</w:t>
            </w:r>
          </w:p>
        </w:tc>
        <w:tc>
          <w:tcPr>
            <w:tcW w:w="0" w:type="auto"/>
            <w:tcBorders>
              <w:bottom w:val="single" w:sz="4" w:space="0" w:color="auto"/>
            </w:tcBorders>
          </w:tcPr>
          <w:p w14:paraId="1C8D647B" w14:textId="77777777" w:rsidR="001347FE" w:rsidRDefault="00792F79">
            <w:pPr>
              <w:pStyle w:val="Compact"/>
              <w:jc w:val="center"/>
            </w:pPr>
            <w:r>
              <w:t>2021</w:t>
            </w:r>
          </w:p>
        </w:tc>
        <w:tc>
          <w:tcPr>
            <w:tcW w:w="0" w:type="auto"/>
            <w:tcBorders>
              <w:bottom w:val="single" w:sz="4" w:space="0" w:color="auto"/>
            </w:tcBorders>
          </w:tcPr>
          <w:p w14:paraId="77547AF4" w14:textId="77777777" w:rsidR="001347FE" w:rsidRDefault="00792F79">
            <w:pPr>
              <w:pStyle w:val="Compact"/>
              <w:jc w:val="center"/>
            </w:pPr>
            <w:r>
              <w:t>average</w:t>
            </w:r>
          </w:p>
        </w:tc>
      </w:tr>
      <w:tr w:rsidR="001347FE" w14:paraId="352D1E08" w14:textId="77777777" w:rsidTr="00C51FE4">
        <w:tc>
          <w:tcPr>
            <w:tcW w:w="0" w:type="auto"/>
            <w:tcBorders>
              <w:top w:val="single" w:sz="4" w:space="0" w:color="auto"/>
            </w:tcBorders>
          </w:tcPr>
          <w:p w14:paraId="69931137" w14:textId="77777777" w:rsidR="001347FE" w:rsidRDefault="00792F79">
            <w:pPr>
              <w:pStyle w:val="Compact"/>
            </w:pPr>
            <w:r>
              <w:t>arrowtooth flounder</w:t>
            </w:r>
          </w:p>
        </w:tc>
        <w:tc>
          <w:tcPr>
            <w:tcW w:w="0" w:type="auto"/>
            <w:tcBorders>
              <w:top w:val="single" w:sz="4" w:space="0" w:color="auto"/>
            </w:tcBorders>
          </w:tcPr>
          <w:p w14:paraId="4A085F32" w14:textId="77777777" w:rsidR="001347FE" w:rsidRDefault="00792F79">
            <w:pPr>
              <w:pStyle w:val="Compact"/>
              <w:jc w:val="center"/>
            </w:pPr>
            <w:r>
              <w:t>35,219</w:t>
            </w:r>
          </w:p>
        </w:tc>
        <w:tc>
          <w:tcPr>
            <w:tcW w:w="0" w:type="auto"/>
            <w:tcBorders>
              <w:top w:val="single" w:sz="4" w:space="0" w:color="auto"/>
            </w:tcBorders>
          </w:tcPr>
          <w:p w14:paraId="3E38D070" w14:textId="77777777" w:rsidR="001347FE" w:rsidRDefault="00792F79">
            <w:pPr>
              <w:pStyle w:val="Compact"/>
              <w:jc w:val="center"/>
            </w:pPr>
            <w:r>
              <w:t>38,862</w:t>
            </w:r>
          </w:p>
        </w:tc>
        <w:tc>
          <w:tcPr>
            <w:tcW w:w="0" w:type="auto"/>
            <w:tcBorders>
              <w:top w:val="single" w:sz="4" w:space="0" w:color="auto"/>
            </w:tcBorders>
          </w:tcPr>
          <w:p w14:paraId="24A13946" w14:textId="77777777" w:rsidR="001347FE" w:rsidRDefault="00792F79">
            <w:pPr>
              <w:pStyle w:val="Compact"/>
              <w:jc w:val="center"/>
            </w:pPr>
            <w:r>
              <w:t>36,444</w:t>
            </w:r>
          </w:p>
        </w:tc>
        <w:tc>
          <w:tcPr>
            <w:tcW w:w="0" w:type="auto"/>
            <w:tcBorders>
              <w:top w:val="single" w:sz="4" w:space="0" w:color="auto"/>
            </w:tcBorders>
          </w:tcPr>
          <w:p w14:paraId="581EEB13" w14:textId="77777777" w:rsidR="001347FE" w:rsidRDefault="00792F79">
            <w:pPr>
              <w:pStyle w:val="Compact"/>
              <w:jc w:val="center"/>
            </w:pPr>
            <w:r>
              <w:t>36,842</w:t>
            </w:r>
          </w:p>
        </w:tc>
      </w:tr>
      <w:tr w:rsidR="001347FE" w14:paraId="74A53D21" w14:textId="77777777">
        <w:tc>
          <w:tcPr>
            <w:tcW w:w="0" w:type="auto"/>
          </w:tcPr>
          <w:p w14:paraId="1EE5E27D" w14:textId="77777777" w:rsidR="001347FE" w:rsidRDefault="00792F79">
            <w:pPr>
              <w:pStyle w:val="Compact"/>
            </w:pPr>
            <w:r>
              <w:t>flathead sole</w:t>
            </w:r>
          </w:p>
        </w:tc>
        <w:tc>
          <w:tcPr>
            <w:tcW w:w="0" w:type="auto"/>
          </w:tcPr>
          <w:p w14:paraId="742E971F" w14:textId="77777777" w:rsidR="001347FE" w:rsidRDefault="00792F79">
            <w:pPr>
              <w:pStyle w:val="Compact"/>
              <w:jc w:val="center"/>
            </w:pPr>
            <w:r>
              <w:t>16,086</w:t>
            </w:r>
          </w:p>
        </w:tc>
        <w:tc>
          <w:tcPr>
            <w:tcW w:w="0" w:type="auto"/>
          </w:tcPr>
          <w:p w14:paraId="3A686591" w14:textId="77777777" w:rsidR="001347FE" w:rsidRDefault="00792F79">
            <w:pPr>
              <w:pStyle w:val="Compact"/>
              <w:jc w:val="center"/>
            </w:pPr>
            <w:r>
              <w:t>14,292</w:t>
            </w:r>
          </w:p>
        </w:tc>
        <w:tc>
          <w:tcPr>
            <w:tcW w:w="0" w:type="auto"/>
          </w:tcPr>
          <w:p w14:paraId="520D3554" w14:textId="77777777" w:rsidR="001347FE" w:rsidRDefault="00792F79">
            <w:pPr>
              <w:pStyle w:val="Compact"/>
              <w:jc w:val="center"/>
            </w:pPr>
            <w:r>
              <w:t>15,321</w:t>
            </w:r>
          </w:p>
        </w:tc>
        <w:tc>
          <w:tcPr>
            <w:tcW w:w="0" w:type="auto"/>
          </w:tcPr>
          <w:p w14:paraId="5FC3C68F" w14:textId="77777777" w:rsidR="001347FE" w:rsidRDefault="00792F79">
            <w:pPr>
              <w:pStyle w:val="Compact"/>
              <w:jc w:val="center"/>
            </w:pPr>
            <w:r>
              <w:t>15,233</w:t>
            </w:r>
          </w:p>
        </w:tc>
      </w:tr>
      <w:tr w:rsidR="001347FE" w14:paraId="11FDF49F" w14:textId="77777777">
        <w:tc>
          <w:tcPr>
            <w:tcW w:w="0" w:type="auto"/>
          </w:tcPr>
          <w:p w14:paraId="02270B63" w14:textId="77777777" w:rsidR="001347FE" w:rsidRDefault="00792F79">
            <w:pPr>
              <w:pStyle w:val="Compact"/>
            </w:pPr>
            <w:r>
              <w:t>northern rock sole</w:t>
            </w:r>
          </w:p>
        </w:tc>
        <w:tc>
          <w:tcPr>
            <w:tcW w:w="0" w:type="auto"/>
          </w:tcPr>
          <w:p w14:paraId="2EEC73C3" w14:textId="77777777" w:rsidR="001347FE" w:rsidRDefault="00792F79">
            <w:pPr>
              <w:pStyle w:val="Compact"/>
              <w:jc w:val="center"/>
            </w:pPr>
            <w:r>
              <w:t>4,776</w:t>
            </w:r>
          </w:p>
        </w:tc>
        <w:tc>
          <w:tcPr>
            <w:tcW w:w="0" w:type="auto"/>
          </w:tcPr>
          <w:p w14:paraId="4021CC6B" w14:textId="77777777" w:rsidR="001347FE" w:rsidRDefault="00792F79">
            <w:pPr>
              <w:pStyle w:val="Compact"/>
              <w:jc w:val="center"/>
            </w:pPr>
            <w:r>
              <w:t>3,318</w:t>
            </w:r>
          </w:p>
        </w:tc>
        <w:tc>
          <w:tcPr>
            <w:tcW w:w="0" w:type="auto"/>
          </w:tcPr>
          <w:p w14:paraId="6BAC07C6" w14:textId="77777777" w:rsidR="001347FE" w:rsidRDefault="00792F79">
            <w:pPr>
              <w:pStyle w:val="Compact"/>
              <w:jc w:val="center"/>
            </w:pPr>
            <w:r>
              <w:t>2,960</w:t>
            </w:r>
          </w:p>
        </w:tc>
        <w:tc>
          <w:tcPr>
            <w:tcW w:w="0" w:type="auto"/>
          </w:tcPr>
          <w:p w14:paraId="41B32E24" w14:textId="77777777" w:rsidR="001347FE" w:rsidRDefault="00792F79">
            <w:pPr>
              <w:pStyle w:val="Compact"/>
              <w:jc w:val="center"/>
            </w:pPr>
            <w:r>
              <w:t>3,685</w:t>
            </w:r>
          </w:p>
        </w:tc>
      </w:tr>
      <w:tr w:rsidR="001347FE" w14:paraId="5A65C285" w14:textId="77777777">
        <w:tc>
          <w:tcPr>
            <w:tcW w:w="0" w:type="auto"/>
          </w:tcPr>
          <w:p w14:paraId="569E2D8F" w14:textId="77777777" w:rsidR="001347FE" w:rsidRDefault="00792F79">
            <w:pPr>
              <w:pStyle w:val="Compact"/>
            </w:pPr>
            <w:r>
              <w:t>northern rockfish</w:t>
            </w:r>
          </w:p>
        </w:tc>
        <w:tc>
          <w:tcPr>
            <w:tcW w:w="0" w:type="auto"/>
          </w:tcPr>
          <w:p w14:paraId="0D46B0D4" w14:textId="77777777" w:rsidR="001347FE" w:rsidRDefault="00792F79">
            <w:pPr>
              <w:pStyle w:val="Compact"/>
              <w:jc w:val="center"/>
            </w:pPr>
            <w:r>
              <w:t>2,570</w:t>
            </w:r>
          </w:p>
        </w:tc>
        <w:tc>
          <w:tcPr>
            <w:tcW w:w="0" w:type="auto"/>
          </w:tcPr>
          <w:p w14:paraId="6BFA5B60" w14:textId="77777777" w:rsidR="001347FE" w:rsidRDefault="00792F79">
            <w:pPr>
              <w:pStyle w:val="Compact"/>
              <w:jc w:val="center"/>
            </w:pPr>
            <w:r>
              <w:t>2,237</w:t>
            </w:r>
          </w:p>
        </w:tc>
        <w:tc>
          <w:tcPr>
            <w:tcW w:w="0" w:type="auto"/>
          </w:tcPr>
          <w:p w14:paraId="7E907213" w14:textId="77777777" w:rsidR="001347FE" w:rsidRDefault="00792F79">
            <w:pPr>
              <w:pStyle w:val="Compact"/>
              <w:jc w:val="center"/>
            </w:pPr>
            <w:r>
              <w:t>2,088</w:t>
            </w:r>
          </w:p>
        </w:tc>
        <w:tc>
          <w:tcPr>
            <w:tcW w:w="0" w:type="auto"/>
          </w:tcPr>
          <w:p w14:paraId="06753B04" w14:textId="77777777" w:rsidR="001347FE" w:rsidRDefault="00792F79">
            <w:pPr>
              <w:pStyle w:val="Compact"/>
              <w:jc w:val="center"/>
            </w:pPr>
            <w:r>
              <w:t>2,298</w:t>
            </w:r>
          </w:p>
        </w:tc>
      </w:tr>
      <w:tr w:rsidR="001347FE" w14:paraId="423BD015" w14:textId="77777777">
        <w:tc>
          <w:tcPr>
            <w:tcW w:w="0" w:type="auto"/>
          </w:tcPr>
          <w:p w14:paraId="0CE45FC1" w14:textId="77777777" w:rsidR="001347FE" w:rsidRDefault="00792F79">
            <w:pPr>
              <w:pStyle w:val="Compact"/>
            </w:pPr>
            <w:r>
              <w:t>Pacific cod</w:t>
            </w:r>
          </w:p>
        </w:tc>
        <w:tc>
          <w:tcPr>
            <w:tcW w:w="0" w:type="auto"/>
          </w:tcPr>
          <w:p w14:paraId="303A371F" w14:textId="77777777" w:rsidR="001347FE" w:rsidRDefault="00792F79">
            <w:pPr>
              <w:pStyle w:val="Compact"/>
              <w:jc w:val="center"/>
            </w:pPr>
            <w:r>
              <w:t>2,601</w:t>
            </w:r>
          </w:p>
        </w:tc>
        <w:tc>
          <w:tcPr>
            <w:tcW w:w="0" w:type="auto"/>
          </w:tcPr>
          <w:p w14:paraId="44616918" w14:textId="77777777" w:rsidR="001347FE" w:rsidRDefault="00792F79">
            <w:pPr>
              <w:pStyle w:val="Compact"/>
              <w:jc w:val="center"/>
            </w:pPr>
            <w:r>
              <w:t>3,755</w:t>
            </w:r>
          </w:p>
        </w:tc>
        <w:tc>
          <w:tcPr>
            <w:tcW w:w="0" w:type="auto"/>
          </w:tcPr>
          <w:p w14:paraId="68098679" w14:textId="77777777" w:rsidR="001347FE" w:rsidRDefault="00792F79">
            <w:pPr>
              <w:pStyle w:val="Compact"/>
              <w:jc w:val="center"/>
            </w:pPr>
            <w:r>
              <w:t>3,999</w:t>
            </w:r>
          </w:p>
        </w:tc>
        <w:tc>
          <w:tcPr>
            <w:tcW w:w="0" w:type="auto"/>
          </w:tcPr>
          <w:p w14:paraId="5078B81B" w14:textId="77777777" w:rsidR="001347FE" w:rsidRDefault="00792F79">
            <w:pPr>
              <w:pStyle w:val="Compact"/>
              <w:jc w:val="center"/>
            </w:pPr>
            <w:r>
              <w:t>3,452</w:t>
            </w:r>
          </w:p>
        </w:tc>
      </w:tr>
      <w:tr w:rsidR="001347FE" w14:paraId="42EE1374" w14:textId="77777777">
        <w:tc>
          <w:tcPr>
            <w:tcW w:w="0" w:type="auto"/>
          </w:tcPr>
          <w:p w14:paraId="0BAA7B2A" w14:textId="77777777" w:rsidR="001347FE" w:rsidRDefault="00792F79">
            <w:pPr>
              <w:pStyle w:val="Compact"/>
            </w:pPr>
            <w:r>
              <w:t>Pacific ocean perch</w:t>
            </w:r>
          </w:p>
        </w:tc>
        <w:tc>
          <w:tcPr>
            <w:tcW w:w="0" w:type="auto"/>
          </w:tcPr>
          <w:p w14:paraId="2643C351" w14:textId="77777777" w:rsidR="001347FE" w:rsidRDefault="00792F79">
            <w:pPr>
              <w:pStyle w:val="Compact"/>
              <w:jc w:val="center"/>
            </w:pPr>
            <w:r>
              <w:t>20,710</w:t>
            </w:r>
          </w:p>
        </w:tc>
        <w:tc>
          <w:tcPr>
            <w:tcW w:w="0" w:type="auto"/>
          </w:tcPr>
          <w:p w14:paraId="10A8B1BA" w14:textId="77777777" w:rsidR="001347FE" w:rsidRDefault="00792F79">
            <w:pPr>
              <w:pStyle w:val="Compact"/>
              <w:jc w:val="center"/>
            </w:pPr>
            <w:r>
              <w:t>26,445</w:t>
            </w:r>
          </w:p>
        </w:tc>
        <w:tc>
          <w:tcPr>
            <w:tcW w:w="0" w:type="auto"/>
          </w:tcPr>
          <w:p w14:paraId="32B6E1FF" w14:textId="77777777" w:rsidR="001347FE" w:rsidRDefault="00792F79">
            <w:pPr>
              <w:pStyle w:val="Compact"/>
              <w:jc w:val="center"/>
            </w:pPr>
            <w:r>
              <w:t>22,802</w:t>
            </w:r>
          </w:p>
        </w:tc>
        <w:tc>
          <w:tcPr>
            <w:tcW w:w="0" w:type="auto"/>
          </w:tcPr>
          <w:p w14:paraId="2D08BAAC" w14:textId="77777777" w:rsidR="001347FE" w:rsidRDefault="00792F79">
            <w:pPr>
              <w:pStyle w:val="Compact"/>
              <w:jc w:val="center"/>
            </w:pPr>
            <w:r>
              <w:t>23,319</w:t>
            </w:r>
          </w:p>
        </w:tc>
      </w:tr>
      <w:tr w:rsidR="001347FE" w14:paraId="71B322B6" w14:textId="77777777">
        <w:tc>
          <w:tcPr>
            <w:tcW w:w="0" w:type="auto"/>
          </w:tcPr>
          <w:p w14:paraId="426D211B" w14:textId="77777777" w:rsidR="001347FE" w:rsidRDefault="00792F79">
            <w:pPr>
              <w:pStyle w:val="Compact"/>
            </w:pPr>
            <w:r>
              <w:t>rex sole</w:t>
            </w:r>
          </w:p>
        </w:tc>
        <w:tc>
          <w:tcPr>
            <w:tcW w:w="0" w:type="auto"/>
          </w:tcPr>
          <w:p w14:paraId="6F9BEC16" w14:textId="77777777" w:rsidR="001347FE" w:rsidRDefault="00792F79">
            <w:pPr>
              <w:pStyle w:val="Compact"/>
              <w:jc w:val="center"/>
            </w:pPr>
            <w:r>
              <w:t>10,374</w:t>
            </w:r>
          </w:p>
        </w:tc>
        <w:tc>
          <w:tcPr>
            <w:tcW w:w="0" w:type="auto"/>
          </w:tcPr>
          <w:p w14:paraId="4BBCFBAE" w14:textId="77777777" w:rsidR="001347FE" w:rsidRDefault="00792F79">
            <w:pPr>
              <w:pStyle w:val="Compact"/>
              <w:jc w:val="center"/>
            </w:pPr>
            <w:r>
              <w:t>13,205</w:t>
            </w:r>
          </w:p>
        </w:tc>
        <w:tc>
          <w:tcPr>
            <w:tcW w:w="0" w:type="auto"/>
          </w:tcPr>
          <w:p w14:paraId="2C102D6F" w14:textId="77777777" w:rsidR="001347FE" w:rsidRDefault="00792F79">
            <w:pPr>
              <w:pStyle w:val="Compact"/>
              <w:jc w:val="center"/>
            </w:pPr>
            <w:r>
              <w:t>15,054</w:t>
            </w:r>
          </w:p>
        </w:tc>
        <w:tc>
          <w:tcPr>
            <w:tcW w:w="0" w:type="auto"/>
          </w:tcPr>
          <w:p w14:paraId="03ABD265" w14:textId="77777777" w:rsidR="001347FE" w:rsidRDefault="00792F79">
            <w:pPr>
              <w:pStyle w:val="Compact"/>
              <w:jc w:val="center"/>
            </w:pPr>
            <w:r>
              <w:t>12,878</w:t>
            </w:r>
          </w:p>
        </w:tc>
      </w:tr>
      <w:tr w:rsidR="001347FE" w14:paraId="585EEC93" w14:textId="77777777">
        <w:tc>
          <w:tcPr>
            <w:tcW w:w="0" w:type="auto"/>
          </w:tcPr>
          <w:p w14:paraId="00479EE6" w14:textId="77777777" w:rsidR="001347FE" w:rsidRDefault="00792F79">
            <w:pPr>
              <w:pStyle w:val="Compact"/>
            </w:pPr>
            <w:r>
              <w:t>sablefish</w:t>
            </w:r>
          </w:p>
        </w:tc>
        <w:tc>
          <w:tcPr>
            <w:tcW w:w="0" w:type="auto"/>
          </w:tcPr>
          <w:p w14:paraId="56A79DEB" w14:textId="77777777" w:rsidR="001347FE" w:rsidRDefault="00792F79">
            <w:pPr>
              <w:pStyle w:val="Compact"/>
              <w:jc w:val="center"/>
            </w:pPr>
            <w:r>
              <w:t>4,599</w:t>
            </w:r>
          </w:p>
        </w:tc>
        <w:tc>
          <w:tcPr>
            <w:tcW w:w="0" w:type="auto"/>
          </w:tcPr>
          <w:p w14:paraId="77621B55" w14:textId="77777777" w:rsidR="001347FE" w:rsidRDefault="00792F79">
            <w:pPr>
              <w:pStyle w:val="Compact"/>
              <w:jc w:val="center"/>
            </w:pPr>
            <w:r>
              <w:t>8,847</w:t>
            </w:r>
          </w:p>
        </w:tc>
        <w:tc>
          <w:tcPr>
            <w:tcW w:w="0" w:type="auto"/>
          </w:tcPr>
          <w:p w14:paraId="09BF87BD" w14:textId="77777777" w:rsidR="001347FE" w:rsidRDefault="00792F79">
            <w:pPr>
              <w:pStyle w:val="Compact"/>
              <w:jc w:val="center"/>
            </w:pPr>
            <w:r>
              <w:t>9,173</w:t>
            </w:r>
          </w:p>
        </w:tc>
        <w:tc>
          <w:tcPr>
            <w:tcW w:w="0" w:type="auto"/>
          </w:tcPr>
          <w:p w14:paraId="13C71AE1" w14:textId="77777777" w:rsidR="001347FE" w:rsidRDefault="00792F79">
            <w:pPr>
              <w:pStyle w:val="Compact"/>
              <w:jc w:val="center"/>
            </w:pPr>
            <w:r>
              <w:t>7,540</w:t>
            </w:r>
          </w:p>
        </w:tc>
      </w:tr>
      <w:tr w:rsidR="001347FE" w14:paraId="32043248" w14:textId="77777777">
        <w:tc>
          <w:tcPr>
            <w:tcW w:w="0" w:type="auto"/>
          </w:tcPr>
          <w:p w14:paraId="4CA69E24" w14:textId="77777777" w:rsidR="001347FE" w:rsidRDefault="00792F79">
            <w:pPr>
              <w:pStyle w:val="Compact"/>
            </w:pPr>
            <w:r>
              <w:t>shortspine thornyhead</w:t>
            </w:r>
          </w:p>
        </w:tc>
        <w:tc>
          <w:tcPr>
            <w:tcW w:w="0" w:type="auto"/>
          </w:tcPr>
          <w:p w14:paraId="2F0DA3A5" w14:textId="77777777" w:rsidR="001347FE" w:rsidRDefault="00792F79">
            <w:pPr>
              <w:pStyle w:val="Compact"/>
              <w:jc w:val="center"/>
            </w:pPr>
            <w:r>
              <w:t>10,376</w:t>
            </w:r>
          </w:p>
        </w:tc>
        <w:tc>
          <w:tcPr>
            <w:tcW w:w="0" w:type="auto"/>
          </w:tcPr>
          <w:p w14:paraId="394BBF3E" w14:textId="77777777" w:rsidR="001347FE" w:rsidRDefault="00792F79">
            <w:pPr>
              <w:pStyle w:val="Compact"/>
              <w:jc w:val="center"/>
            </w:pPr>
            <w:r>
              <w:t>10,242</w:t>
            </w:r>
          </w:p>
        </w:tc>
        <w:tc>
          <w:tcPr>
            <w:tcW w:w="0" w:type="auto"/>
          </w:tcPr>
          <w:p w14:paraId="29F4803F" w14:textId="77777777" w:rsidR="001347FE" w:rsidRDefault="00792F79">
            <w:pPr>
              <w:pStyle w:val="Compact"/>
              <w:jc w:val="center"/>
            </w:pPr>
            <w:r>
              <w:t>10,269</w:t>
            </w:r>
          </w:p>
        </w:tc>
        <w:tc>
          <w:tcPr>
            <w:tcW w:w="0" w:type="auto"/>
          </w:tcPr>
          <w:p w14:paraId="23E8B8BF" w14:textId="77777777" w:rsidR="001347FE" w:rsidRDefault="00792F79">
            <w:pPr>
              <w:pStyle w:val="Compact"/>
              <w:jc w:val="center"/>
            </w:pPr>
            <w:r>
              <w:t>10,296</w:t>
            </w:r>
          </w:p>
        </w:tc>
      </w:tr>
      <w:tr w:rsidR="001347FE" w14:paraId="6AE6171E" w14:textId="77777777">
        <w:tc>
          <w:tcPr>
            <w:tcW w:w="0" w:type="auto"/>
          </w:tcPr>
          <w:p w14:paraId="6609C527" w14:textId="77777777" w:rsidR="001347FE" w:rsidRDefault="00792F79">
            <w:pPr>
              <w:pStyle w:val="Compact"/>
            </w:pPr>
            <w:r>
              <w:t>southern rock sole</w:t>
            </w:r>
          </w:p>
        </w:tc>
        <w:tc>
          <w:tcPr>
            <w:tcW w:w="0" w:type="auto"/>
          </w:tcPr>
          <w:p w14:paraId="1FDD5092" w14:textId="77777777" w:rsidR="001347FE" w:rsidRDefault="00792F79">
            <w:pPr>
              <w:pStyle w:val="Compact"/>
              <w:jc w:val="center"/>
            </w:pPr>
            <w:r>
              <w:t>5,986</w:t>
            </w:r>
          </w:p>
        </w:tc>
        <w:tc>
          <w:tcPr>
            <w:tcW w:w="0" w:type="auto"/>
          </w:tcPr>
          <w:p w14:paraId="0868BDFE" w14:textId="77777777" w:rsidR="001347FE" w:rsidRDefault="00792F79">
            <w:pPr>
              <w:pStyle w:val="Compact"/>
              <w:jc w:val="center"/>
            </w:pPr>
            <w:r>
              <w:t>6,924</w:t>
            </w:r>
          </w:p>
        </w:tc>
        <w:tc>
          <w:tcPr>
            <w:tcW w:w="0" w:type="auto"/>
          </w:tcPr>
          <w:p w14:paraId="354D81A8" w14:textId="77777777" w:rsidR="001347FE" w:rsidRDefault="00792F79">
            <w:pPr>
              <w:pStyle w:val="Compact"/>
              <w:jc w:val="center"/>
            </w:pPr>
            <w:r>
              <w:t>8,661</w:t>
            </w:r>
          </w:p>
        </w:tc>
        <w:tc>
          <w:tcPr>
            <w:tcW w:w="0" w:type="auto"/>
          </w:tcPr>
          <w:p w14:paraId="7973CF56" w14:textId="77777777" w:rsidR="001347FE" w:rsidRDefault="00792F79">
            <w:pPr>
              <w:pStyle w:val="Compact"/>
              <w:jc w:val="center"/>
            </w:pPr>
            <w:r>
              <w:t>7,190</w:t>
            </w:r>
          </w:p>
        </w:tc>
      </w:tr>
      <w:tr w:rsidR="001347FE" w14:paraId="46AA45EB" w14:textId="77777777">
        <w:tc>
          <w:tcPr>
            <w:tcW w:w="0" w:type="auto"/>
          </w:tcPr>
          <w:p w14:paraId="1811C3ED" w14:textId="77777777" w:rsidR="001347FE" w:rsidRDefault="00792F79">
            <w:pPr>
              <w:pStyle w:val="Compact"/>
            </w:pPr>
            <w:r>
              <w:t>walleye pollock</w:t>
            </w:r>
          </w:p>
        </w:tc>
        <w:tc>
          <w:tcPr>
            <w:tcW w:w="0" w:type="auto"/>
          </w:tcPr>
          <w:p w14:paraId="7C960F78" w14:textId="77777777" w:rsidR="001347FE" w:rsidRDefault="00792F79">
            <w:pPr>
              <w:pStyle w:val="Compact"/>
              <w:jc w:val="center"/>
            </w:pPr>
            <w:r>
              <w:t>12,790</w:t>
            </w:r>
          </w:p>
        </w:tc>
        <w:tc>
          <w:tcPr>
            <w:tcW w:w="0" w:type="auto"/>
          </w:tcPr>
          <w:p w14:paraId="23DC6D86" w14:textId="77777777" w:rsidR="001347FE" w:rsidRDefault="00792F79">
            <w:pPr>
              <w:pStyle w:val="Compact"/>
              <w:jc w:val="center"/>
            </w:pPr>
            <w:r>
              <w:t>15,100</w:t>
            </w:r>
          </w:p>
        </w:tc>
        <w:tc>
          <w:tcPr>
            <w:tcW w:w="0" w:type="auto"/>
          </w:tcPr>
          <w:p w14:paraId="5A627C21" w14:textId="77777777" w:rsidR="001347FE" w:rsidRDefault="00792F79">
            <w:pPr>
              <w:pStyle w:val="Compact"/>
              <w:jc w:val="center"/>
            </w:pPr>
            <w:r>
              <w:t>22,427</w:t>
            </w:r>
          </w:p>
        </w:tc>
        <w:tc>
          <w:tcPr>
            <w:tcW w:w="0" w:type="auto"/>
          </w:tcPr>
          <w:p w14:paraId="0F40DEA6" w14:textId="77777777" w:rsidR="001347FE" w:rsidRDefault="00792F79">
            <w:pPr>
              <w:pStyle w:val="Compact"/>
              <w:jc w:val="center"/>
            </w:pPr>
            <w:r>
              <w:t>16,772</w:t>
            </w:r>
          </w:p>
        </w:tc>
      </w:tr>
    </w:tbl>
    <w:p w14:paraId="0D492A61" w14:textId="77777777" w:rsidR="001347FE" w:rsidRDefault="00792F79">
      <w:r>
        <w:br w:type="page"/>
      </w:r>
    </w:p>
    <w:p w14:paraId="4AEB9531" w14:textId="77777777" w:rsidR="001347FE" w:rsidRPr="00C51FE4" w:rsidRDefault="00792F79">
      <w:pPr>
        <w:pStyle w:val="TableCaption"/>
        <w:rPr>
          <w:i w:val="0"/>
        </w:rPr>
      </w:pPr>
      <w:r w:rsidRPr="00C51FE4">
        <w:rPr>
          <w:i w:val="0"/>
        </w:rPr>
        <w:lastRenderedPageBreak/>
        <w:t>Table 4: Range of average reduction in sexed length frequency samples for the sex sub-sampling cases of 100 - 175 fish sampled for sex determination from the most recent three surveys.</w:t>
      </w:r>
    </w:p>
    <w:tbl>
      <w:tblPr>
        <w:tblW w:w="5000" w:type="pct"/>
        <w:tblLook w:val="0020" w:firstRow="1" w:lastRow="0" w:firstColumn="0" w:lastColumn="0" w:noHBand="0" w:noVBand="0"/>
        <w:tblCaption w:val="Table 4: Range of average reduction in sexed length frequency samples for the sex sub-sampling cases of 100 - 175 fish sampled for sex determination from the most recent three surveys."/>
      </w:tblPr>
      <w:tblGrid>
        <w:gridCol w:w="3051"/>
        <w:gridCol w:w="2103"/>
        <w:gridCol w:w="2103"/>
        <w:gridCol w:w="2103"/>
      </w:tblGrid>
      <w:tr w:rsidR="001347FE" w14:paraId="19A7105C" w14:textId="77777777" w:rsidTr="00C51FE4">
        <w:trPr>
          <w:tblHeader/>
        </w:trPr>
        <w:tc>
          <w:tcPr>
            <w:tcW w:w="0" w:type="auto"/>
            <w:tcBorders>
              <w:bottom w:val="single" w:sz="4" w:space="0" w:color="auto"/>
            </w:tcBorders>
          </w:tcPr>
          <w:p w14:paraId="4AC75D5B" w14:textId="77777777" w:rsidR="001347FE" w:rsidRDefault="00792F79">
            <w:pPr>
              <w:pStyle w:val="Compact"/>
            </w:pPr>
            <w:r>
              <w:t>Species</w:t>
            </w:r>
          </w:p>
        </w:tc>
        <w:tc>
          <w:tcPr>
            <w:tcW w:w="0" w:type="auto"/>
            <w:tcBorders>
              <w:bottom w:val="single" w:sz="4" w:space="0" w:color="auto"/>
            </w:tcBorders>
          </w:tcPr>
          <w:p w14:paraId="5D553CC1" w14:textId="77777777" w:rsidR="001347FE" w:rsidRDefault="00792F79">
            <w:pPr>
              <w:pStyle w:val="Compact"/>
              <w:jc w:val="center"/>
            </w:pPr>
            <w:r>
              <w:t>AI</w:t>
            </w:r>
          </w:p>
        </w:tc>
        <w:tc>
          <w:tcPr>
            <w:tcW w:w="0" w:type="auto"/>
            <w:tcBorders>
              <w:bottom w:val="single" w:sz="4" w:space="0" w:color="auto"/>
            </w:tcBorders>
          </w:tcPr>
          <w:p w14:paraId="2A08AA02" w14:textId="77777777" w:rsidR="001347FE" w:rsidRDefault="00792F79">
            <w:pPr>
              <w:pStyle w:val="Compact"/>
              <w:jc w:val="center"/>
            </w:pPr>
            <w:r>
              <w:t>EBS</w:t>
            </w:r>
          </w:p>
        </w:tc>
        <w:tc>
          <w:tcPr>
            <w:tcW w:w="0" w:type="auto"/>
            <w:tcBorders>
              <w:bottom w:val="single" w:sz="4" w:space="0" w:color="auto"/>
            </w:tcBorders>
          </w:tcPr>
          <w:p w14:paraId="296EC5CD" w14:textId="77777777" w:rsidR="001347FE" w:rsidRDefault="00792F79">
            <w:pPr>
              <w:pStyle w:val="Compact"/>
              <w:jc w:val="center"/>
            </w:pPr>
            <w:r>
              <w:t>GOA</w:t>
            </w:r>
          </w:p>
        </w:tc>
      </w:tr>
      <w:tr w:rsidR="001347FE" w14:paraId="1E5646BE" w14:textId="77777777" w:rsidTr="00C51FE4">
        <w:tc>
          <w:tcPr>
            <w:tcW w:w="0" w:type="auto"/>
            <w:tcBorders>
              <w:top w:val="single" w:sz="4" w:space="0" w:color="auto"/>
            </w:tcBorders>
          </w:tcPr>
          <w:p w14:paraId="392B4674" w14:textId="77777777" w:rsidR="001347FE" w:rsidRDefault="00792F79">
            <w:pPr>
              <w:pStyle w:val="Compact"/>
            </w:pPr>
            <w:r>
              <w:t>Alaska plaice</w:t>
            </w:r>
          </w:p>
        </w:tc>
        <w:tc>
          <w:tcPr>
            <w:tcW w:w="0" w:type="auto"/>
            <w:tcBorders>
              <w:top w:val="single" w:sz="4" w:space="0" w:color="auto"/>
            </w:tcBorders>
          </w:tcPr>
          <w:p w14:paraId="4C3AB059" w14:textId="77777777" w:rsidR="001347FE" w:rsidRDefault="00792F79">
            <w:pPr>
              <w:pStyle w:val="Compact"/>
              <w:jc w:val="center"/>
            </w:pPr>
            <w:r>
              <w:t>–</w:t>
            </w:r>
          </w:p>
        </w:tc>
        <w:tc>
          <w:tcPr>
            <w:tcW w:w="0" w:type="auto"/>
            <w:tcBorders>
              <w:top w:val="single" w:sz="4" w:space="0" w:color="auto"/>
            </w:tcBorders>
          </w:tcPr>
          <w:p w14:paraId="028C28DE" w14:textId="77777777" w:rsidR="001347FE" w:rsidRDefault="00792F79">
            <w:pPr>
              <w:pStyle w:val="Compact"/>
              <w:jc w:val="center"/>
            </w:pPr>
            <w:r>
              <w:t>101 - 708</w:t>
            </w:r>
          </w:p>
        </w:tc>
        <w:tc>
          <w:tcPr>
            <w:tcW w:w="0" w:type="auto"/>
            <w:tcBorders>
              <w:top w:val="single" w:sz="4" w:space="0" w:color="auto"/>
            </w:tcBorders>
          </w:tcPr>
          <w:p w14:paraId="56087AA7" w14:textId="77777777" w:rsidR="001347FE" w:rsidRDefault="00792F79">
            <w:pPr>
              <w:pStyle w:val="Compact"/>
              <w:jc w:val="center"/>
            </w:pPr>
            <w:r>
              <w:t>–</w:t>
            </w:r>
          </w:p>
        </w:tc>
      </w:tr>
      <w:tr w:rsidR="001347FE" w14:paraId="41E5DA29" w14:textId="77777777">
        <w:tc>
          <w:tcPr>
            <w:tcW w:w="0" w:type="auto"/>
          </w:tcPr>
          <w:p w14:paraId="6EE4AAFB" w14:textId="77777777" w:rsidR="001347FE" w:rsidRDefault="00792F79">
            <w:pPr>
              <w:pStyle w:val="Compact"/>
            </w:pPr>
            <w:r>
              <w:t>arrowtooth flounder</w:t>
            </w:r>
          </w:p>
        </w:tc>
        <w:tc>
          <w:tcPr>
            <w:tcW w:w="0" w:type="auto"/>
          </w:tcPr>
          <w:p w14:paraId="558055B8" w14:textId="77777777" w:rsidR="001347FE" w:rsidRDefault="00792F79">
            <w:pPr>
              <w:pStyle w:val="Compact"/>
              <w:jc w:val="center"/>
            </w:pPr>
            <w:r>
              <w:t>189 - 1,237</w:t>
            </w:r>
          </w:p>
        </w:tc>
        <w:tc>
          <w:tcPr>
            <w:tcW w:w="0" w:type="auto"/>
          </w:tcPr>
          <w:p w14:paraId="37655B78" w14:textId="77777777" w:rsidR="001347FE" w:rsidRDefault="00792F79">
            <w:pPr>
              <w:pStyle w:val="Compact"/>
              <w:jc w:val="center"/>
            </w:pPr>
            <w:r>
              <w:t>361 - 2,048</w:t>
            </w:r>
          </w:p>
        </w:tc>
        <w:tc>
          <w:tcPr>
            <w:tcW w:w="0" w:type="auto"/>
          </w:tcPr>
          <w:p w14:paraId="4672EC73" w14:textId="77777777" w:rsidR="001347FE" w:rsidRDefault="00792F79">
            <w:pPr>
              <w:pStyle w:val="Compact"/>
              <w:jc w:val="center"/>
            </w:pPr>
            <w:r>
              <w:t>1,661 - 8,325</w:t>
            </w:r>
          </w:p>
        </w:tc>
      </w:tr>
      <w:tr w:rsidR="001347FE" w14:paraId="79FCD79C" w14:textId="77777777">
        <w:tc>
          <w:tcPr>
            <w:tcW w:w="0" w:type="auto"/>
          </w:tcPr>
          <w:p w14:paraId="29EF1D54" w14:textId="77777777" w:rsidR="001347FE" w:rsidRDefault="00792F79">
            <w:pPr>
              <w:pStyle w:val="Compact"/>
            </w:pPr>
            <w:r>
              <w:t>Atka mackerel</w:t>
            </w:r>
          </w:p>
        </w:tc>
        <w:tc>
          <w:tcPr>
            <w:tcW w:w="0" w:type="auto"/>
          </w:tcPr>
          <w:p w14:paraId="5544EF77" w14:textId="77777777" w:rsidR="001347FE" w:rsidRDefault="00792F79">
            <w:pPr>
              <w:pStyle w:val="Compact"/>
              <w:jc w:val="center"/>
            </w:pPr>
            <w:r>
              <w:t>149 - 1,701</w:t>
            </w:r>
          </w:p>
        </w:tc>
        <w:tc>
          <w:tcPr>
            <w:tcW w:w="0" w:type="auto"/>
          </w:tcPr>
          <w:p w14:paraId="50A37ACD" w14:textId="77777777" w:rsidR="001347FE" w:rsidRDefault="00792F79">
            <w:pPr>
              <w:pStyle w:val="Compact"/>
              <w:jc w:val="center"/>
            </w:pPr>
            <w:r>
              <w:t>–</w:t>
            </w:r>
          </w:p>
        </w:tc>
        <w:tc>
          <w:tcPr>
            <w:tcW w:w="0" w:type="auto"/>
          </w:tcPr>
          <w:p w14:paraId="2AAAEAC2" w14:textId="77777777" w:rsidR="001347FE" w:rsidRDefault="00792F79">
            <w:pPr>
              <w:pStyle w:val="Compact"/>
              <w:jc w:val="center"/>
            </w:pPr>
            <w:r>
              <w:t>–</w:t>
            </w:r>
          </w:p>
        </w:tc>
      </w:tr>
      <w:tr w:rsidR="001347FE" w14:paraId="581F9B6F" w14:textId="77777777">
        <w:tc>
          <w:tcPr>
            <w:tcW w:w="0" w:type="auto"/>
          </w:tcPr>
          <w:p w14:paraId="73E87248" w14:textId="77777777" w:rsidR="001347FE" w:rsidRDefault="00792F79">
            <w:pPr>
              <w:pStyle w:val="Compact"/>
            </w:pPr>
            <w:r>
              <w:t>flathead sole</w:t>
            </w:r>
          </w:p>
        </w:tc>
        <w:tc>
          <w:tcPr>
            <w:tcW w:w="0" w:type="auto"/>
          </w:tcPr>
          <w:p w14:paraId="377522AD" w14:textId="77777777" w:rsidR="001347FE" w:rsidRDefault="00792F79">
            <w:pPr>
              <w:pStyle w:val="Compact"/>
              <w:jc w:val="center"/>
            </w:pPr>
            <w:r>
              <w:t>72 - 612</w:t>
            </w:r>
          </w:p>
        </w:tc>
        <w:tc>
          <w:tcPr>
            <w:tcW w:w="0" w:type="auto"/>
          </w:tcPr>
          <w:p w14:paraId="23C01DB1" w14:textId="77777777" w:rsidR="001347FE" w:rsidRDefault="00792F79">
            <w:pPr>
              <w:pStyle w:val="Compact"/>
              <w:jc w:val="center"/>
            </w:pPr>
            <w:r>
              <w:t>523 - 3,541</w:t>
            </w:r>
          </w:p>
        </w:tc>
        <w:tc>
          <w:tcPr>
            <w:tcW w:w="0" w:type="auto"/>
          </w:tcPr>
          <w:p w14:paraId="1C3FD6C9" w14:textId="77777777" w:rsidR="001347FE" w:rsidRDefault="00792F79">
            <w:pPr>
              <w:pStyle w:val="Compact"/>
              <w:jc w:val="center"/>
            </w:pPr>
            <w:r>
              <w:t>219 - 2,211</w:t>
            </w:r>
          </w:p>
        </w:tc>
      </w:tr>
      <w:tr w:rsidR="001347FE" w14:paraId="60563DEC" w14:textId="77777777">
        <w:tc>
          <w:tcPr>
            <w:tcW w:w="0" w:type="auto"/>
          </w:tcPr>
          <w:p w14:paraId="4F9AD6ED" w14:textId="77777777" w:rsidR="001347FE" w:rsidRDefault="00792F79">
            <w:pPr>
              <w:pStyle w:val="Compact"/>
            </w:pPr>
            <w:r>
              <w:t>Kamchatka flounder</w:t>
            </w:r>
          </w:p>
        </w:tc>
        <w:tc>
          <w:tcPr>
            <w:tcW w:w="0" w:type="auto"/>
          </w:tcPr>
          <w:p w14:paraId="023427A1" w14:textId="77777777" w:rsidR="001347FE" w:rsidRDefault="00792F79">
            <w:pPr>
              <w:pStyle w:val="Compact"/>
              <w:jc w:val="center"/>
            </w:pPr>
            <w:r>
              <w:t>–</w:t>
            </w:r>
          </w:p>
        </w:tc>
        <w:tc>
          <w:tcPr>
            <w:tcW w:w="0" w:type="auto"/>
          </w:tcPr>
          <w:p w14:paraId="25E103B0" w14:textId="77777777" w:rsidR="001347FE" w:rsidRDefault="00792F79">
            <w:pPr>
              <w:pStyle w:val="Compact"/>
              <w:jc w:val="center"/>
            </w:pPr>
            <w:r>
              <w:t>0 - 27</w:t>
            </w:r>
          </w:p>
        </w:tc>
        <w:tc>
          <w:tcPr>
            <w:tcW w:w="0" w:type="auto"/>
          </w:tcPr>
          <w:p w14:paraId="44573342" w14:textId="77777777" w:rsidR="001347FE" w:rsidRDefault="00792F79">
            <w:pPr>
              <w:pStyle w:val="Compact"/>
              <w:jc w:val="center"/>
            </w:pPr>
            <w:r>
              <w:t>–</w:t>
            </w:r>
          </w:p>
        </w:tc>
      </w:tr>
      <w:tr w:rsidR="001347FE" w14:paraId="3A111B2D" w14:textId="77777777">
        <w:tc>
          <w:tcPr>
            <w:tcW w:w="0" w:type="auto"/>
          </w:tcPr>
          <w:p w14:paraId="6792637E" w14:textId="77777777" w:rsidR="001347FE" w:rsidRDefault="00792F79">
            <w:pPr>
              <w:pStyle w:val="Compact"/>
            </w:pPr>
            <w:r>
              <w:t>northern rock sole</w:t>
            </w:r>
          </w:p>
        </w:tc>
        <w:tc>
          <w:tcPr>
            <w:tcW w:w="0" w:type="auto"/>
          </w:tcPr>
          <w:p w14:paraId="75FFD407" w14:textId="77777777" w:rsidR="001347FE" w:rsidRDefault="00792F79">
            <w:pPr>
              <w:pStyle w:val="Compact"/>
              <w:jc w:val="center"/>
            </w:pPr>
            <w:r>
              <w:t>–</w:t>
            </w:r>
          </w:p>
        </w:tc>
        <w:tc>
          <w:tcPr>
            <w:tcW w:w="0" w:type="auto"/>
          </w:tcPr>
          <w:p w14:paraId="72760906" w14:textId="77777777" w:rsidR="001347FE" w:rsidRDefault="00792F79">
            <w:pPr>
              <w:pStyle w:val="Compact"/>
              <w:jc w:val="center"/>
            </w:pPr>
            <w:r>
              <w:t>792 - 4,399</w:t>
            </w:r>
          </w:p>
        </w:tc>
        <w:tc>
          <w:tcPr>
            <w:tcW w:w="0" w:type="auto"/>
          </w:tcPr>
          <w:p w14:paraId="35452E61" w14:textId="77777777" w:rsidR="001347FE" w:rsidRDefault="00792F79">
            <w:pPr>
              <w:pStyle w:val="Compact"/>
              <w:jc w:val="center"/>
            </w:pPr>
            <w:r>
              <w:t>65 - 352</w:t>
            </w:r>
          </w:p>
        </w:tc>
      </w:tr>
      <w:tr w:rsidR="001347FE" w14:paraId="38622DE7" w14:textId="77777777">
        <w:tc>
          <w:tcPr>
            <w:tcW w:w="0" w:type="auto"/>
          </w:tcPr>
          <w:p w14:paraId="3D4C6251" w14:textId="77777777" w:rsidR="001347FE" w:rsidRDefault="00792F79">
            <w:pPr>
              <w:pStyle w:val="Compact"/>
            </w:pPr>
            <w:r>
              <w:t>northern rockfish</w:t>
            </w:r>
          </w:p>
        </w:tc>
        <w:tc>
          <w:tcPr>
            <w:tcW w:w="0" w:type="auto"/>
          </w:tcPr>
          <w:p w14:paraId="36649684" w14:textId="77777777" w:rsidR="001347FE" w:rsidRDefault="00792F79">
            <w:pPr>
              <w:pStyle w:val="Compact"/>
              <w:jc w:val="center"/>
            </w:pPr>
            <w:r>
              <w:t>719 - 4,765</w:t>
            </w:r>
          </w:p>
        </w:tc>
        <w:tc>
          <w:tcPr>
            <w:tcW w:w="0" w:type="auto"/>
          </w:tcPr>
          <w:p w14:paraId="4BEF1EAB" w14:textId="77777777" w:rsidR="001347FE" w:rsidRDefault="00792F79">
            <w:pPr>
              <w:pStyle w:val="Compact"/>
              <w:jc w:val="center"/>
            </w:pPr>
            <w:r>
              <w:t>–</w:t>
            </w:r>
          </w:p>
        </w:tc>
        <w:tc>
          <w:tcPr>
            <w:tcW w:w="0" w:type="auto"/>
          </w:tcPr>
          <w:p w14:paraId="2F78625C" w14:textId="77777777" w:rsidR="001347FE" w:rsidRDefault="00792F79">
            <w:pPr>
              <w:pStyle w:val="Compact"/>
              <w:jc w:val="center"/>
            </w:pPr>
            <w:r>
              <w:t>20 - 480</w:t>
            </w:r>
          </w:p>
        </w:tc>
      </w:tr>
      <w:tr w:rsidR="001347FE" w14:paraId="61F24C36" w14:textId="77777777">
        <w:tc>
          <w:tcPr>
            <w:tcW w:w="0" w:type="auto"/>
          </w:tcPr>
          <w:p w14:paraId="2987BF86" w14:textId="77777777" w:rsidR="001347FE" w:rsidRDefault="00792F79">
            <w:pPr>
              <w:pStyle w:val="Compact"/>
            </w:pPr>
            <w:r>
              <w:t>Pacific cod</w:t>
            </w:r>
          </w:p>
        </w:tc>
        <w:tc>
          <w:tcPr>
            <w:tcW w:w="0" w:type="auto"/>
          </w:tcPr>
          <w:p w14:paraId="57CB51E4" w14:textId="77777777" w:rsidR="001347FE" w:rsidRDefault="00792F79">
            <w:pPr>
              <w:pStyle w:val="Compact"/>
              <w:jc w:val="center"/>
            </w:pPr>
            <w:r>
              <w:t>122 - 480</w:t>
            </w:r>
          </w:p>
        </w:tc>
        <w:tc>
          <w:tcPr>
            <w:tcW w:w="0" w:type="auto"/>
          </w:tcPr>
          <w:p w14:paraId="2E118C58" w14:textId="77777777" w:rsidR="001347FE" w:rsidRDefault="00792F79">
            <w:pPr>
              <w:pStyle w:val="Compact"/>
              <w:jc w:val="center"/>
            </w:pPr>
            <w:r>
              <w:t>121 - 818</w:t>
            </w:r>
          </w:p>
        </w:tc>
        <w:tc>
          <w:tcPr>
            <w:tcW w:w="0" w:type="auto"/>
          </w:tcPr>
          <w:p w14:paraId="7241D0C0" w14:textId="77777777" w:rsidR="001347FE" w:rsidRDefault="00792F79">
            <w:pPr>
              <w:pStyle w:val="Compact"/>
              <w:jc w:val="center"/>
            </w:pPr>
            <w:r>
              <w:t>19 - 140</w:t>
            </w:r>
          </w:p>
        </w:tc>
      </w:tr>
      <w:tr w:rsidR="001347FE" w14:paraId="245F956E" w14:textId="77777777">
        <w:tc>
          <w:tcPr>
            <w:tcW w:w="0" w:type="auto"/>
          </w:tcPr>
          <w:p w14:paraId="27629434" w14:textId="77777777" w:rsidR="001347FE" w:rsidRDefault="00792F79">
            <w:pPr>
              <w:pStyle w:val="Compact"/>
            </w:pPr>
            <w:r>
              <w:t>Pacific ocean perch</w:t>
            </w:r>
          </w:p>
        </w:tc>
        <w:tc>
          <w:tcPr>
            <w:tcW w:w="0" w:type="auto"/>
          </w:tcPr>
          <w:p w14:paraId="0BDC478A" w14:textId="77777777" w:rsidR="001347FE" w:rsidRDefault="00792F79">
            <w:pPr>
              <w:pStyle w:val="Compact"/>
              <w:jc w:val="center"/>
            </w:pPr>
            <w:r>
              <w:t>2,042 - 11,801</w:t>
            </w:r>
          </w:p>
        </w:tc>
        <w:tc>
          <w:tcPr>
            <w:tcW w:w="0" w:type="auto"/>
          </w:tcPr>
          <w:p w14:paraId="1CB138E6" w14:textId="77777777" w:rsidR="001347FE" w:rsidRDefault="00792F79">
            <w:pPr>
              <w:pStyle w:val="Compact"/>
              <w:jc w:val="center"/>
            </w:pPr>
            <w:r>
              <w:t>–</w:t>
            </w:r>
          </w:p>
        </w:tc>
        <w:tc>
          <w:tcPr>
            <w:tcW w:w="0" w:type="auto"/>
          </w:tcPr>
          <w:p w14:paraId="55E09922" w14:textId="77777777" w:rsidR="001347FE" w:rsidRDefault="00792F79">
            <w:pPr>
              <w:pStyle w:val="Compact"/>
              <w:jc w:val="center"/>
            </w:pPr>
            <w:r>
              <w:t>888 - 7,339</w:t>
            </w:r>
          </w:p>
        </w:tc>
      </w:tr>
      <w:tr w:rsidR="001347FE" w14:paraId="44BA39E3" w14:textId="77777777">
        <w:tc>
          <w:tcPr>
            <w:tcW w:w="0" w:type="auto"/>
          </w:tcPr>
          <w:p w14:paraId="01F45BE8" w14:textId="77777777" w:rsidR="001347FE" w:rsidRDefault="00792F79">
            <w:pPr>
              <w:pStyle w:val="Compact"/>
            </w:pPr>
            <w:r>
              <w:t>rex sole</w:t>
            </w:r>
          </w:p>
        </w:tc>
        <w:tc>
          <w:tcPr>
            <w:tcW w:w="0" w:type="auto"/>
          </w:tcPr>
          <w:p w14:paraId="16767693" w14:textId="77777777" w:rsidR="001347FE" w:rsidRDefault="00792F79">
            <w:pPr>
              <w:pStyle w:val="Compact"/>
              <w:jc w:val="center"/>
            </w:pPr>
            <w:r>
              <w:t>–</w:t>
            </w:r>
          </w:p>
        </w:tc>
        <w:tc>
          <w:tcPr>
            <w:tcW w:w="0" w:type="auto"/>
          </w:tcPr>
          <w:p w14:paraId="59AFAE15" w14:textId="77777777" w:rsidR="001347FE" w:rsidRDefault="00792F79">
            <w:pPr>
              <w:pStyle w:val="Compact"/>
              <w:jc w:val="center"/>
            </w:pPr>
            <w:r>
              <w:t>–</w:t>
            </w:r>
          </w:p>
        </w:tc>
        <w:tc>
          <w:tcPr>
            <w:tcW w:w="0" w:type="auto"/>
          </w:tcPr>
          <w:p w14:paraId="43B653D0" w14:textId="77777777" w:rsidR="001347FE" w:rsidRDefault="00792F79">
            <w:pPr>
              <w:pStyle w:val="Compact"/>
              <w:jc w:val="center"/>
            </w:pPr>
            <w:r>
              <w:t>39 - 786</w:t>
            </w:r>
          </w:p>
        </w:tc>
      </w:tr>
      <w:tr w:rsidR="001347FE" w14:paraId="733BBF84" w14:textId="77777777">
        <w:tc>
          <w:tcPr>
            <w:tcW w:w="0" w:type="auto"/>
          </w:tcPr>
          <w:p w14:paraId="374BA5D0" w14:textId="77777777" w:rsidR="001347FE" w:rsidRDefault="00792F79">
            <w:pPr>
              <w:pStyle w:val="Compact"/>
            </w:pPr>
            <w:r>
              <w:t>sablefish</w:t>
            </w:r>
          </w:p>
        </w:tc>
        <w:tc>
          <w:tcPr>
            <w:tcW w:w="0" w:type="auto"/>
          </w:tcPr>
          <w:p w14:paraId="6C24E910" w14:textId="77777777" w:rsidR="001347FE" w:rsidRDefault="00792F79">
            <w:pPr>
              <w:pStyle w:val="Compact"/>
              <w:jc w:val="center"/>
            </w:pPr>
            <w:r>
              <w:t>–</w:t>
            </w:r>
          </w:p>
        </w:tc>
        <w:tc>
          <w:tcPr>
            <w:tcW w:w="0" w:type="auto"/>
          </w:tcPr>
          <w:p w14:paraId="5F0DF61C" w14:textId="77777777" w:rsidR="001347FE" w:rsidRDefault="00792F79">
            <w:pPr>
              <w:pStyle w:val="Compact"/>
              <w:jc w:val="center"/>
            </w:pPr>
            <w:r>
              <w:t>–</w:t>
            </w:r>
          </w:p>
        </w:tc>
        <w:tc>
          <w:tcPr>
            <w:tcW w:w="0" w:type="auto"/>
          </w:tcPr>
          <w:p w14:paraId="35A76E35" w14:textId="77777777" w:rsidR="001347FE" w:rsidRDefault="00792F79">
            <w:pPr>
              <w:pStyle w:val="Compact"/>
              <w:jc w:val="center"/>
            </w:pPr>
            <w:r>
              <w:t>56 - 779</w:t>
            </w:r>
          </w:p>
        </w:tc>
      </w:tr>
      <w:tr w:rsidR="001347FE" w14:paraId="56B42B64" w14:textId="77777777">
        <w:tc>
          <w:tcPr>
            <w:tcW w:w="0" w:type="auto"/>
          </w:tcPr>
          <w:p w14:paraId="562F2A1B" w14:textId="77777777" w:rsidR="001347FE" w:rsidRDefault="00792F79">
            <w:pPr>
              <w:pStyle w:val="Compact"/>
            </w:pPr>
            <w:r>
              <w:t>shortspine thornyhead</w:t>
            </w:r>
          </w:p>
        </w:tc>
        <w:tc>
          <w:tcPr>
            <w:tcW w:w="0" w:type="auto"/>
          </w:tcPr>
          <w:p w14:paraId="6A6F3116" w14:textId="77777777" w:rsidR="001347FE" w:rsidRDefault="00792F79">
            <w:pPr>
              <w:pStyle w:val="Compact"/>
              <w:jc w:val="center"/>
            </w:pPr>
            <w:r>
              <w:t>0 - 221</w:t>
            </w:r>
          </w:p>
        </w:tc>
        <w:tc>
          <w:tcPr>
            <w:tcW w:w="0" w:type="auto"/>
          </w:tcPr>
          <w:p w14:paraId="46BB0CAE" w14:textId="77777777" w:rsidR="001347FE" w:rsidRDefault="00792F79">
            <w:pPr>
              <w:pStyle w:val="Compact"/>
              <w:jc w:val="center"/>
            </w:pPr>
            <w:r>
              <w:t>–</w:t>
            </w:r>
          </w:p>
        </w:tc>
        <w:tc>
          <w:tcPr>
            <w:tcW w:w="0" w:type="auto"/>
          </w:tcPr>
          <w:p w14:paraId="10E25A70" w14:textId="77777777" w:rsidR="001347FE" w:rsidRDefault="00792F79">
            <w:pPr>
              <w:pStyle w:val="Compact"/>
              <w:jc w:val="center"/>
            </w:pPr>
            <w:r>
              <w:t>23 - 119</w:t>
            </w:r>
          </w:p>
        </w:tc>
      </w:tr>
      <w:tr w:rsidR="001347FE" w14:paraId="07D5DE5A" w14:textId="77777777">
        <w:tc>
          <w:tcPr>
            <w:tcW w:w="0" w:type="auto"/>
          </w:tcPr>
          <w:p w14:paraId="58F177B7" w14:textId="77777777" w:rsidR="001347FE" w:rsidRDefault="00792F79">
            <w:pPr>
              <w:pStyle w:val="Compact"/>
            </w:pPr>
            <w:r>
              <w:t>southern rock sole</w:t>
            </w:r>
          </w:p>
        </w:tc>
        <w:tc>
          <w:tcPr>
            <w:tcW w:w="0" w:type="auto"/>
          </w:tcPr>
          <w:p w14:paraId="428A7FE5" w14:textId="77777777" w:rsidR="001347FE" w:rsidRDefault="00792F79">
            <w:pPr>
              <w:pStyle w:val="Compact"/>
              <w:jc w:val="center"/>
            </w:pPr>
            <w:r>
              <w:t>–</w:t>
            </w:r>
          </w:p>
        </w:tc>
        <w:tc>
          <w:tcPr>
            <w:tcW w:w="0" w:type="auto"/>
          </w:tcPr>
          <w:p w14:paraId="56595AEB" w14:textId="77777777" w:rsidR="001347FE" w:rsidRDefault="00792F79">
            <w:pPr>
              <w:pStyle w:val="Compact"/>
              <w:jc w:val="center"/>
            </w:pPr>
            <w:r>
              <w:t>–</w:t>
            </w:r>
          </w:p>
        </w:tc>
        <w:tc>
          <w:tcPr>
            <w:tcW w:w="0" w:type="auto"/>
          </w:tcPr>
          <w:p w14:paraId="3D01C456" w14:textId="77777777" w:rsidR="001347FE" w:rsidRDefault="00792F79">
            <w:pPr>
              <w:pStyle w:val="Compact"/>
              <w:jc w:val="center"/>
            </w:pPr>
            <w:r>
              <w:t>14 - 417</w:t>
            </w:r>
          </w:p>
        </w:tc>
      </w:tr>
      <w:tr w:rsidR="001347FE" w14:paraId="38E03AD6" w14:textId="77777777">
        <w:tc>
          <w:tcPr>
            <w:tcW w:w="0" w:type="auto"/>
          </w:tcPr>
          <w:p w14:paraId="32BFE4A2" w14:textId="77777777" w:rsidR="001347FE" w:rsidRDefault="00792F79">
            <w:pPr>
              <w:pStyle w:val="Compact"/>
            </w:pPr>
            <w:r>
              <w:t>walleye pollock</w:t>
            </w:r>
          </w:p>
        </w:tc>
        <w:tc>
          <w:tcPr>
            <w:tcW w:w="0" w:type="auto"/>
          </w:tcPr>
          <w:p w14:paraId="06B2EEB3" w14:textId="77777777" w:rsidR="001347FE" w:rsidRDefault="00792F79">
            <w:pPr>
              <w:pStyle w:val="Compact"/>
              <w:jc w:val="center"/>
            </w:pPr>
            <w:r>
              <w:t>573 - 2,474</w:t>
            </w:r>
          </w:p>
        </w:tc>
        <w:tc>
          <w:tcPr>
            <w:tcW w:w="0" w:type="auto"/>
          </w:tcPr>
          <w:p w14:paraId="197C0652" w14:textId="77777777" w:rsidR="001347FE" w:rsidRDefault="00792F79">
            <w:pPr>
              <w:pStyle w:val="Compact"/>
              <w:jc w:val="center"/>
            </w:pPr>
            <w:r>
              <w:t>2,882 - 14,479</w:t>
            </w:r>
          </w:p>
        </w:tc>
        <w:tc>
          <w:tcPr>
            <w:tcW w:w="0" w:type="auto"/>
          </w:tcPr>
          <w:p w14:paraId="460B4198" w14:textId="77777777" w:rsidR="001347FE" w:rsidRDefault="00792F79">
            <w:pPr>
              <w:pStyle w:val="Compact"/>
              <w:jc w:val="center"/>
            </w:pPr>
            <w:r>
              <w:t>1,885 - 4,659</w:t>
            </w:r>
          </w:p>
        </w:tc>
      </w:tr>
      <w:tr w:rsidR="001347FE" w14:paraId="068D2FEB" w14:textId="77777777">
        <w:tc>
          <w:tcPr>
            <w:tcW w:w="0" w:type="auto"/>
          </w:tcPr>
          <w:p w14:paraId="0D3DFCAF" w14:textId="77777777" w:rsidR="001347FE" w:rsidRDefault="00792F79">
            <w:pPr>
              <w:pStyle w:val="Compact"/>
            </w:pPr>
            <w:r>
              <w:t>yellowfin sole</w:t>
            </w:r>
          </w:p>
        </w:tc>
        <w:tc>
          <w:tcPr>
            <w:tcW w:w="0" w:type="auto"/>
          </w:tcPr>
          <w:p w14:paraId="1E13905B" w14:textId="77777777" w:rsidR="001347FE" w:rsidRDefault="00792F79">
            <w:pPr>
              <w:pStyle w:val="Compact"/>
              <w:jc w:val="center"/>
            </w:pPr>
            <w:r>
              <w:t>–</w:t>
            </w:r>
          </w:p>
        </w:tc>
        <w:tc>
          <w:tcPr>
            <w:tcW w:w="0" w:type="auto"/>
          </w:tcPr>
          <w:p w14:paraId="6F95B12C" w14:textId="77777777" w:rsidR="001347FE" w:rsidRDefault="00792F79">
            <w:pPr>
              <w:pStyle w:val="Compact"/>
              <w:jc w:val="center"/>
            </w:pPr>
            <w:r>
              <w:t>1,024 - 6,337</w:t>
            </w:r>
          </w:p>
        </w:tc>
        <w:tc>
          <w:tcPr>
            <w:tcW w:w="0" w:type="auto"/>
          </w:tcPr>
          <w:p w14:paraId="5CBAD513" w14:textId="77777777" w:rsidR="001347FE" w:rsidRDefault="00792F79">
            <w:pPr>
              <w:pStyle w:val="Compact"/>
              <w:jc w:val="center"/>
            </w:pPr>
            <w:r>
              <w:t>–</w:t>
            </w:r>
          </w:p>
        </w:tc>
      </w:tr>
      <w:tr w:rsidR="001347FE" w14:paraId="7613729D" w14:textId="77777777">
        <w:tc>
          <w:tcPr>
            <w:tcW w:w="0" w:type="auto"/>
          </w:tcPr>
          <w:p w14:paraId="71740111" w14:textId="77777777" w:rsidR="001347FE" w:rsidRDefault="00792F79">
            <w:pPr>
              <w:pStyle w:val="Compact"/>
            </w:pPr>
            <w:r>
              <w:t>Total</w:t>
            </w:r>
          </w:p>
        </w:tc>
        <w:tc>
          <w:tcPr>
            <w:tcW w:w="0" w:type="auto"/>
          </w:tcPr>
          <w:p w14:paraId="0A59D9F2" w14:textId="77777777" w:rsidR="001347FE" w:rsidRDefault="00792F79">
            <w:pPr>
              <w:pStyle w:val="Compact"/>
              <w:jc w:val="center"/>
            </w:pPr>
            <w:r>
              <w:t>3,866 - 23,291</w:t>
            </w:r>
          </w:p>
        </w:tc>
        <w:tc>
          <w:tcPr>
            <w:tcW w:w="0" w:type="auto"/>
          </w:tcPr>
          <w:p w14:paraId="340ADAA1" w14:textId="77777777" w:rsidR="001347FE" w:rsidRDefault="00792F79">
            <w:pPr>
              <w:pStyle w:val="Compact"/>
              <w:jc w:val="center"/>
            </w:pPr>
            <w:r>
              <w:t>5,804 - 32,357</w:t>
            </w:r>
          </w:p>
        </w:tc>
        <w:tc>
          <w:tcPr>
            <w:tcW w:w="0" w:type="auto"/>
          </w:tcPr>
          <w:p w14:paraId="1F72116E" w14:textId="77777777" w:rsidR="001347FE" w:rsidRDefault="00792F79">
            <w:pPr>
              <w:pStyle w:val="Compact"/>
              <w:jc w:val="center"/>
            </w:pPr>
            <w:r>
              <w:t>4,889 - 25,694</w:t>
            </w:r>
          </w:p>
        </w:tc>
      </w:tr>
    </w:tbl>
    <w:p w14:paraId="6320E014" w14:textId="77777777" w:rsidR="001347FE" w:rsidRDefault="00792F79">
      <w:r>
        <w:br w:type="page"/>
      </w:r>
    </w:p>
    <w:p w14:paraId="7F414098" w14:textId="77777777" w:rsidR="001347FE" w:rsidRDefault="00792F79" w:rsidP="00C51FE4">
      <w:pPr>
        <w:pStyle w:val="Heading1"/>
      </w:pPr>
      <w:bookmarkStart w:id="589" w:name="figures"/>
      <w:bookmarkEnd w:id="588"/>
      <w:r>
        <w:lastRenderedPageBreak/>
        <w:t>Figures</w:t>
      </w:r>
    </w:p>
    <w:p w14:paraId="0558058D" w14:textId="77777777" w:rsidR="001347FE" w:rsidRDefault="00792F79">
      <w:r>
        <w:rPr>
          <w:noProof/>
        </w:rPr>
        <w:drawing>
          <wp:inline distT="0" distB="0" distL="0" distR="0" wp14:anchorId="405B177E" wp14:editId="01A11545">
            <wp:extent cx="5074920" cy="4096512"/>
            <wp:effectExtent l="0" t="0" r="0" b="0"/>
            <wp:docPr id="54" name="Picture" descr="Figure 1: Bootstrap-simulation flow chart, the steps refer to the order of operations as described in the Bootstrap-simulation framework section."/>
            <wp:cNvGraphicFramePr/>
            <a:graphic xmlns:a="http://schemas.openxmlformats.org/drawingml/2006/main">
              <a:graphicData uri="http://schemas.openxmlformats.org/drawingml/2006/picture">
                <pic:pic xmlns:pic="http://schemas.openxmlformats.org/drawingml/2006/picture">
                  <pic:nvPicPr>
                    <pic:cNvPr id="55" name="Picture" descr="../figs/length_flowchart.png"/>
                    <pic:cNvPicPr>
                      <a:picLocks noChangeAspect="1" noChangeArrowheads="1"/>
                    </pic:cNvPicPr>
                  </pic:nvPicPr>
                  <pic:blipFill>
                    <a:blip r:embed="rId15"/>
                    <a:stretch>
                      <a:fillRect/>
                    </a:stretch>
                  </pic:blipFill>
                  <pic:spPr bwMode="auto">
                    <a:xfrm>
                      <a:off x="0" y="0"/>
                      <a:ext cx="5074920" cy="4096512"/>
                    </a:xfrm>
                    <a:prstGeom prst="rect">
                      <a:avLst/>
                    </a:prstGeom>
                    <a:noFill/>
                    <a:ln w="9525">
                      <a:noFill/>
                      <a:headEnd/>
                      <a:tailEnd/>
                    </a:ln>
                  </pic:spPr>
                </pic:pic>
              </a:graphicData>
            </a:graphic>
          </wp:inline>
        </w:drawing>
      </w:r>
    </w:p>
    <w:p w14:paraId="1CD9AF4B" w14:textId="77777777" w:rsidR="001347FE" w:rsidRDefault="00792F79">
      <w:pPr>
        <w:pStyle w:val="ImageCaption"/>
      </w:pPr>
      <w:r>
        <w:t xml:space="preserve">Figure 1: Bootstrap-simulation flow chart, the steps refer to the order of operations as described in the </w:t>
      </w:r>
      <w:r>
        <w:rPr>
          <w:i/>
        </w:rPr>
        <w:t>Bootstrap-simulation framework</w:t>
      </w:r>
      <w:r>
        <w:t xml:space="preserve"> section.</w:t>
      </w:r>
    </w:p>
    <w:p w14:paraId="66268525" w14:textId="77777777" w:rsidR="001347FE" w:rsidRDefault="00792F79">
      <w:r>
        <w:rPr>
          <w:noProof/>
        </w:rPr>
        <w:lastRenderedPageBreak/>
        <w:drawing>
          <wp:inline distT="0" distB="0" distL="0" distR="0" wp14:anchorId="1BB9990A" wp14:editId="3A30C51D">
            <wp:extent cx="5943600" cy="5486399"/>
            <wp:effectExtent l="0" t="0" r="0" b="0"/>
            <wp:docPr id="57" name="Picture" descr="Figure 2: Number of sexed length samples collected per haul compared to catch per haul for the most recent three years of the Aleutian Islands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58" name="Picture" descr="../figs/ai_samples_per_haul_MF.png"/>
                    <pic:cNvPicPr>
                      <a:picLocks noChangeAspect="1" noChangeArrowheads="1"/>
                    </pic:cNvPicPr>
                  </pic:nvPicPr>
                  <pic:blipFill>
                    <a:blip r:embed="rId16"/>
                    <a:stretch>
                      <a:fillRect/>
                    </a:stretch>
                  </pic:blipFill>
                  <pic:spPr bwMode="auto">
                    <a:xfrm>
                      <a:off x="0" y="0"/>
                      <a:ext cx="5943600" cy="5486399"/>
                    </a:xfrm>
                    <a:prstGeom prst="rect">
                      <a:avLst/>
                    </a:prstGeom>
                    <a:noFill/>
                    <a:ln w="9525">
                      <a:noFill/>
                      <a:headEnd/>
                      <a:tailEnd/>
                    </a:ln>
                  </pic:spPr>
                </pic:pic>
              </a:graphicData>
            </a:graphic>
          </wp:inline>
        </w:drawing>
      </w:r>
    </w:p>
    <w:p w14:paraId="6ECEBF6B" w14:textId="77777777" w:rsidR="001347FE" w:rsidRDefault="00792F79">
      <w:pPr>
        <w:pStyle w:val="ImageCaption"/>
      </w:pPr>
      <w:r>
        <w:t>Figure 2: Number of sexed length samples collected per haul compared to catch per haul for the most recent three years of the Aleutian Islands bottom trawl survey. The red dashed line represents the historical minimum sample size of 200.</w:t>
      </w:r>
    </w:p>
    <w:p w14:paraId="0C926A0E" w14:textId="77777777" w:rsidR="001347FE" w:rsidRDefault="00792F79">
      <w:r>
        <w:rPr>
          <w:noProof/>
        </w:rPr>
        <w:lastRenderedPageBreak/>
        <w:drawing>
          <wp:inline distT="0" distB="0" distL="0" distR="0" wp14:anchorId="7C06BC84" wp14:editId="297B0758">
            <wp:extent cx="5943600" cy="5486399"/>
            <wp:effectExtent l="0" t="0" r="0" b="0"/>
            <wp:docPr id="60" name="Picture" descr="Figure 3: Number of sexed length samples collected per haul compared to catch per haul for the most recent three years of the eastern Bering Se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61" name="Picture" descr="../figs/ebs_shelf_samples_per_haul_MF.png"/>
                    <pic:cNvPicPr>
                      <a:picLocks noChangeAspect="1" noChangeArrowheads="1"/>
                    </pic:cNvPicPr>
                  </pic:nvPicPr>
                  <pic:blipFill>
                    <a:blip r:embed="rId17"/>
                    <a:stretch>
                      <a:fillRect/>
                    </a:stretch>
                  </pic:blipFill>
                  <pic:spPr bwMode="auto">
                    <a:xfrm>
                      <a:off x="0" y="0"/>
                      <a:ext cx="5943600" cy="5486399"/>
                    </a:xfrm>
                    <a:prstGeom prst="rect">
                      <a:avLst/>
                    </a:prstGeom>
                    <a:noFill/>
                    <a:ln w="9525">
                      <a:noFill/>
                      <a:headEnd/>
                      <a:tailEnd/>
                    </a:ln>
                  </pic:spPr>
                </pic:pic>
              </a:graphicData>
            </a:graphic>
          </wp:inline>
        </w:drawing>
      </w:r>
    </w:p>
    <w:p w14:paraId="67FB4A10" w14:textId="77777777" w:rsidR="001347FE" w:rsidRDefault="00792F79">
      <w:pPr>
        <w:pStyle w:val="ImageCaption"/>
      </w:pPr>
      <w:r>
        <w:t>Figure 3: Number of sexed length samples collected per haul compared to catch per haul for the most recent three years of the eastern Bering Sea bottom trawl survey. The red dashed line represents the historical minimum sample size of 200.</w:t>
      </w:r>
    </w:p>
    <w:p w14:paraId="2E5543BF" w14:textId="77777777" w:rsidR="001347FE" w:rsidRDefault="00792F79">
      <w:r>
        <w:rPr>
          <w:noProof/>
        </w:rPr>
        <w:lastRenderedPageBreak/>
        <w:drawing>
          <wp:inline distT="0" distB="0" distL="0" distR="0" wp14:anchorId="6FD58A51" wp14:editId="6E282CF9">
            <wp:extent cx="5943600" cy="5486399"/>
            <wp:effectExtent l="0" t="0" r="0" b="0"/>
            <wp:docPr id="63" name="Picture" descr="Figure 4: Number of sexed length samples collected per haul compared to catch per haul for the most recent three years of the Gulf of Alask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64" name="Picture" descr="../figs/goa_samples_per_haul_MF.png"/>
                    <pic:cNvPicPr>
                      <a:picLocks noChangeAspect="1" noChangeArrowheads="1"/>
                    </pic:cNvPicPr>
                  </pic:nvPicPr>
                  <pic:blipFill>
                    <a:blip r:embed="rId18"/>
                    <a:stretch>
                      <a:fillRect/>
                    </a:stretch>
                  </pic:blipFill>
                  <pic:spPr bwMode="auto">
                    <a:xfrm>
                      <a:off x="0" y="0"/>
                      <a:ext cx="5943600" cy="5486399"/>
                    </a:xfrm>
                    <a:prstGeom prst="rect">
                      <a:avLst/>
                    </a:prstGeom>
                    <a:noFill/>
                    <a:ln w="9525">
                      <a:noFill/>
                      <a:headEnd/>
                      <a:tailEnd/>
                    </a:ln>
                  </pic:spPr>
                </pic:pic>
              </a:graphicData>
            </a:graphic>
          </wp:inline>
        </w:drawing>
      </w:r>
    </w:p>
    <w:p w14:paraId="1814BA80" w14:textId="77777777" w:rsidR="001347FE" w:rsidRDefault="00792F79">
      <w:pPr>
        <w:pStyle w:val="ImageCaption"/>
      </w:pPr>
      <w:r>
        <w:t>Figure 4: Number of sexed length samples collected per haul compared to catch per haul for the most recent three years of the Gulf of Alaska bottom trawl survey. The red dashed line represents the historical minimum sample size of 200.</w:t>
      </w:r>
    </w:p>
    <w:p w14:paraId="6E43783F" w14:textId="77777777" w:rsidR="001347FE" w:rsidRDefault="00792F79">
      <w:r>
        <w:rPr>
          <w:noProof/>
        </w:rPr>
        <w:lastRenderedPageBreak/>
        <w:drawing>
          <wp:inline distT="0" distB="0" distL="0" distR="0" wp14:anchorId="16524DDC" wp14:editId="6E81BF12">
            <wp:extent cx="5943600" cy="6858000"/>
            <wp:effectExtent l="0" t="0" r="0" b="0"/>
            <wp:docPr id="66" name="Picture" descr="Figure 5: Replicated length composition effective sample size for females, males, and total (sum of females, males, and unsexed) for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67" name="Picture" descr="../figs/ess_length_ai.png"/>
                    <pic:cNvPicPr>
                      <a:picLocks noChangeAspect="1" noChangeArrowheads="1"/>
                    </pic:cNvPicPr>
                  </pic:nvPicPr>
                  <pic:blipFill>
                    <a:blip r:embed="rId19"/>
                    <a:stretch>
                      <a:fillRect/>
                    </a:stretch>
                  </pic:blipFill>
                  <pic:spPr bwMode="auto">
                    <a:xfrm>
                      <a:off x="0" y="0"/>
                      <a:ext cx="5943600" cy="6858000"/>
                    </a:xfrm>
                    <a:prstGeom prst="rect">
                      <a:avLst/>
                    </a:prstGeom>
                    <a:noFill/>
                    <a:ln w="9525">
                      <a:noFill/>
                      <a:headEnd/>
                      <a:tailEnd/>
                    </a:ln>
                  </pic:spPr>
                </pic:pic>
              </a:graphicData>
            </a:graphic>
          </wp:inline>
        </w:drawing>
      </w:r>
    </w:p>
    <w:p w14:paraId="2D68E81F" w14:textId="77777777" w:rsidR="001347FE" w:rsidRDefault="00792F79">
      <w:pPr>
        <w:pStyle w:val="ImageCaption"/>
      </w:pPr>
      <w:r>
        <w:t>Figure 5: Replicated length composition effective sample size for females, males, and total (sum of females, males, and unsexed) for selected species in the Aleutian Islands for each sexed sub-sample size case (including the base case where no sub-sampling for sexing occurred).</w:t>
      </w:r>
    </w:p>
    <w:p w14:paraId="2C9DC202" w14:textId="77777777" w:rsidR="001347FE" w:rsidRDefault="00792F79">
      <w:r>
        <w:rPr>
          <w:noProof/>
        </w:rPr>
        <w:lastRenderedPageBreak/>
        <w:drawing>
          <wp:inline distT="0" distB="0" distL="0" distR="0" wp14:anchorId="028C00B1" wp14:editId="5003302F">
            <wp:extent cx="5943600" cy="6858000"/>
            <wp:effectExtent l="0" t="0" r="0" b="0"/>
            <wp:docPr id="69" name="Picture" descr="Figure 6: Replicated length composition effective sample size for females, males, and total (sum of females, males, and unsexed) for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0" name="Picture" descr="../figs/ess_length_bs1719.png"/>
                    <pic:cNvPicPr>
                      <a:picLocks noChangeAspect="1" noChangeArrowheads="1"/>
                    </pic:cNvPicPr>
                  </pic:nvPicPr>
                  <pic:blipFill>
                    <a:blip r:embed="rId20"/>
                    <a:stretch>
                      <a:fillRect/>
                    </a:stretch>
                  </pic:blipFill>
                  <pic:spPr bwMode="auto">
                    <a:xfrm>
                      <a:off x="0" y="0"/>
                      <a:ext cx="5943600" cy="6858000"/>
                    </a:xfrm>
                    <a:prstGeom prst="rect">
                      <a:avLst/>
                    </a:prstGeom>
                    <a:noFill/>
                    <a:ln w="9525">
                      <a:noFill/>
                      <a:headEnd/>
                      <a:tailEnd/>
                    </a:ln>
                  </pic:spPr>
                </pic:pic>
              </a:graphicData>
            </a:graphic>
          </wp:inline>
        </w:drawing>
      </w:r>
    </w:p>
    <w:p w14:paraId="3B288AE9" w14:textId="77777777" w:rsidR="001347FE" w:rsidRDefault="00792F79">
      <w:pPr>
        <w:pStyle w:val="ImageCaption"/>
      </w:pPr>
      <w:r>
        <w:t>Figure 6: Replicated length composition effective sample size for females, males, and total (sum of females, males, and unsexed) for selected species in the eastern Bering Sea for each sexed sub-sample size case (including the base case where no sub-sampling for sexing occurred).</w:t>
      </w:r>
    </w:p>
    <w:p w14:paraId="1D65F1BA" w14:textId="77777777" w:rsidR="001347FE" w:rsidRDefault="00792F79">
      <w:r>
        <w:rPr>
          <w:noProof/>
        </w:rPr>
        <w:lastRenderedPageBreak/>
        <w:drawing>
          <wp:inline distT="0" distB="0" distL="0" distR="0" wp14:anchorId="255C6986" wp14:editId="6548FA1E">
            <wp:extent cx="5943600" cy="6858000"/>
            <wp:effectExtent l="0" t="0" r="0" b="0"/>
            <wp:docPr id="72" name="Picture" descr="Figure 7: Replicated length composition effective sample size for females, males, and total (sum of females, males, and unsexed) for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3" name="Picture" descr="../figs/ess_length_goa.png"/>
                    <pic:cNvPicPr>
                      <a:picLocks noChangeAspect="1" noChangeArrowheads="1"/>
                    </pic:cNvPicPr>
                  </pic:nvPicPr>
                  <pic:blipFill>
                    <a:blip r:embed="rId21"/>
                    <a:stretch>
                      <a:fillRect/>
                    </a:stretch>
                  </pic:blipFill>
                  <pic:spPr bwMode="auto">
                    <a:xfrm>
                      <a:off x="0" y="0"/>
                      <a:ext cx="5943600" cy="6858000"/>
                    </a:xfrm>
                    <a:prstGeom prst="rect">
                      <a:avLst/>
                    </a:prstGeom>
                    <a:noFill/>
                    <a:ln w="9525">
                      <a:noFill/>
                      <a:headEnd/>
                      <a:tailEnd/>
                    </a:ln>
                  </pic:spPr>
                </pic:pic>
              </a:graphicData>
            </a:graphic>
          </wp:inline>
        </w:drawing>
      </w:r>
    </w:p>
    <w:p w14:paraId="6AF72151" w14:textId="77777777" w:rsidR="001347FE" w:rsidRDefault="00792F79">
      <w:pPr>
        <w:pStyle w:val="ImageCaption"/>
      </w:pPr>
      <w:r>
        <w:t>Figure 7: Replicated length composition effective sample size for females, males, and total (sum of females, males, and unsexed) for selected species in the Gulf of Alaska for each sexed sub-sample size case (including the base case where no sub-sampling for sexing occurred).</w:t>
      </w:r>
    </w:p>
    <w:p w14:paraId="25C61BD6" w14:textId="77777777" w:rsidR="001347FE" w:rsidRDefault="00792F79">
      <w:r>
        <w:rPr>
          <w:noProof/>
        </w:rPr>
        <w:lastRenderedPageBreak/>
        <w:drawing>
          <wp:inline distT="0" distB="0" distL="0" distR="0" wp14:anchorId="3BB032D5" wp14:editId="719AD85D">
            <wp:extent cx="5943600" cy="5943600"/>
            <wp:effectExtent l="0" t="0" r="0" b="0"/>
            <wp:docPr id="75" name="Picture" descr="Figure 8: Length composition input sample size for females, males, and total (sum of female, male, and unsexed) of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6" name="Picture" descr="../figs/iss_length_ai.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3C269A83" w14:textId="77777777" w:rsidR="001347FE" w:rsidRDefault="00792F79">
      <w:pPr>
        <w:pStyle w:val="ImageCaption"/>
      </w:pPr>
      <w:r>
        <w:t>Figure 8: Length composition input sample size for females, males, and total (sum of female, male, and unsexed) of selected species in the Aleutian Islands for each sexed sub-sample size case (including the base case where no sub-sampling for sexing occurred).</w:t>
      </w:r>
    </w:p>
    <w:p w14:paraId="30026F27" w14:textId="77777777" w:rsidR="001347FE" w:rsidRDefault="00792F79">
      <w:r>
        <w:rPr>
          <w:noProof/>
        </w:rPr>
        <w:lastRenderedPageBreak/>
        <w:drawing>
          <wp:inline distT="0" distB="0" distL="0" distR="0" wp14:anchorId="5C6B5075" wp14:editId="1BFA8F45">
            <wp:extent cx="5943600" cy="5943600"/>
            <wp:effectExtent l="0" t="0" r="0" b="0"/>
            <wp:docPr id="78" name="Picture" descr="Figure 9: Length composition input sample size for females, males, and total (sum of female, male, and unsexed) of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9" name="Picture" descr="../figs/iss_length_bs1719.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686F03A8" w14:textId="77777777" w:rsidR="001347FE" w:rsidRDefault="00792F79">
      <w:pPr>
        <w:pStyle w:val="ImageCaption"/>
      </w:pPr>
      <w:r>
        <w:t>Figure 9: Length composition input sample size for females, males, and total (sum of female, male, and unsexed) of selected species in the eastern Bering Sea for each sexed sub-sample size case (including the base case where no sub-sampling for sexing occurred).</w:t>
      </w:r>
    </w:p>
    <w:p w14:paraId="05EC31BB" w14:textId="77777777" w:rsidR="001347FE" w:rsidRDefault="00792F79">
      <w:r>
        <w:rPr>
          <w:noProof/>
        </w:rPr>
        <w:lastRenderedPageBreak/>
        <w:drawing>
          <wp:inline distT="0" distB="0" distL="0" distR="0" wp14:anchorId="7656F9B8" wp14:editId="01B6F5C5">
            <wp:extent cx="5943600" cy="5943600"/>
            <wp:effectExtent l="0" t="0" r="0" b="0"/>
            <wp:docPr id="81" name="Picture" descr="Figure 10: Length composition input sample size for females, males, and total (sum of female, male, and unsexed) of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82" name="Picture" descr="../figs/iss_length_goa.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513C8369" w14:textId="77777777" w:rsidR="001347FE" w:rsidRDefault="00792F79">
      <w:pPr>
        <w:pStyle w:val="ImageCaption"/>
      </w:pPr>
      <w:r>
        <w:t>Figure 10: Length composition input sample size for females, males, and total (sum of female, male, and unsexed) of selected species in the Gulf of Alaska for each sexed sub-sample size case (including the base case where no sub-sampling for sexing occurred).</w:t>
      </w:r>
    </w:p>
    <w:p w14:paraId="198A40FE" w14:textId="77777777" w:rsidR="001347FE" w:rsidRDefault="00792F79">
      <w:r>
        <w:rPr>
          <w:noProof/>
        </w:rPr>
        <w:lastRenderedPageBreak/>
        <w:drawing>
          <wp:inline distT="0" distB="0" distL="0" distR="0" wp14:anchorId="62FF25A9" wp14:editId="7154ACD8">
            <wp:extent cx="5943600" cy="5943600"/>
            <wp:effectExtent l="0" t="0" r="0" b="0"/>
            <wp:docPr id="84" name="Picture" descr="Figure 11: Proportion of base length composition input sample size for each of the sexed sub-sample size cases investigated for selected species in the Aleutian Islands."/>
            <wp:cNvGraphicFramePr/>
            <a:graphic xmlns:a="http://schemas.openxmlformats.org/drawingml/2006/main">
              <a:graphicData uri="http://schemas.openxmlformats.org/drawingml/2006/picture">
                <pic:pic xmlns:pic="http://schemas.openxmlformats.org/drawingml/2006/picture">
                  <pic:nvPicPr>
                    <pic:cNvPr id="85" name="Picture" descr="../figs/prop_iss_ai.png"/>
                    <pic:cNvPicPr>
                      <a:picLocks noChangeAspect="1" noChangeArrowheads="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14:paraId="67EC0EB0" w14:textId="77777777" w:rsidR="001347FE" w:rsidRDefault="00792F79">
      <w:pPr>
        <w:pStyle w:val="ImageCaption"/>
      </w:pPr>
      <w:r>
        <w:t>Figure 11: Proportion of base length composition input sample size for each of the sexed sub-sample size cases investigated for selected species in the Aleutian Islands.</w:t>
      </w:r>
    </w:p>
    <w:p w14:paraId="65FC5B8A" w14:textId="77777777" w:rsidR="001347FE" w:rsidRDefault="00792F79">
      <w:r>
        <w:rPr>
          <w:noProof/>
        </w:rPr>
        <w:lastRenderedPageBreak/>
        <w:drawing>
          <wp:inline distT="0" distB="0" distL="0" distR="0" wp14:anchorId="5877D341" wp14:editId="07F036F7">
            <wp:extent cx="5943600" cy="5943600"/>
            <wp:effectExtent l="0" t="0" r="0" b="0"/>
            <wp:docPr id="87" name="Picture" descr="Figure 12: Proportion of base length composition input sample size for each of the sexed sub-sample size cases investigated for selected species in the eastern Bering Sea."/>
            <wp:cNvGraphicFramePr/>
            <a:graphic xmlns:a="http://schemas.openxmlformats.org/drawingml/2006/main">
              <a:graphicData uri="http://schemas.openxmlformats.org/drawingml/2006/picture">
                <pic:pic xmlns:pic="http://schemas.openxmlformats.org/drawingml/2006/picture">
                  <pic:nvPicPr>
                    <pic:cNvPr id="88" name="Picture" descr="../figs/prop_iss_bs1719.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14:paraId="1D50A2AA" w14:textId="77777777" w:rsidR="001347FE" w:rsidRDefault="00792F79">
      <w:pPr>
        <w:pStyle w:val="ImageCaption"/>
      </w:pPr>
      <w:r>
        <w:t>Figure 12: Proportion of base length composition input sample size for each of the sexed sub-sample size cases investigated for selected species in the eastern Bering Sea.</w:t>
      </w:r>
    </w:p>
    <w:p w14:paraId="397D0BF4" w14:textId="77777777" w:rsidR="001347FE" w:rsidRDefault="00792F79">
      <w:r>
        <w:rPr>
          <w:noProof/>
        </w:rPr>
        <w:lastRenderedPageBreak/>
        <w:drawing>
          <wp:inline distT="0" distB="0" distL="0" distR="0" wp14:anchorId="257946BF" wp14:editId="389BDCE3">
            <wp:extent cx="5943600" cy="5943600"/>
            <wp:effectExtent l="0" t="0" r="0" b="0"/>
            <wp:docPr id="90" name="Picture" descr="Figure 13: Proportion of base length composition input sample size for each of the sexed sub-sample size cases investigated for selected species in the Gulf of Alaska."/>
            <wp:cNvGraphicFramePr/>
            <a:graphic xmlns:a="http://schemas.openxmlformats.org/drawingml/2006/main">
              <a:graphicData uri="http://schemas.openxmlformats.org/drawingml/2006/picture">
                <pic:pic xmlns:pic="http://schemas.openxmlformats.org/drawingml/2006/picture">
                  <pic:nvPicPr>
                    <pic:cNvPr id="91" name="Picture" descr="../figs/prop_iss_goa.png"/>
                    <pic:cNvPicPr>
                      <a:picLocks noChangeAspect="1" noChangeArrowheads="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14:paraId="0D407253" w14:textId="77777777" w:rsidR="001347FE" w:rsidRDefault="00792F79">
      <w:pPr>
        <w:pStyle w:val="ImageCaption"/>
      </w:pPr>
      <w:r>
        <w:t>Figure 13: Proportion of base length composition input sample size for each of the sexed sub-sample size cases investigated for selected species in the Gulf of Alaska.</w:t>
      </w:r>
      <w:bookmarkEnd w:id="589"/>
    </w:p>
    <w:sectPr w:rsidR="001347FE" w:rsidSect="00C51FE4">
      <w:footerReference w:type="default" r:id="rId28"/>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ete.Hulson" w:date="2022-06-24T15:06:00Z" w:initials="P">
    <w:p w14:paraId="4E75BF97" w14:textId="77777777" w:rsidR="002F7DBE" w:rsidRDefault="002F7DBE">
      <w:pPr>
        <w:pStyle w:val="CommentText"/>
      </w:pPr>
      <w:r>
        <w:rPr>
          <w:rStyle w:val="CommentReference"/>
        </w:rPr>
        <w:annotationRef/>
      </w:r>
      <w:r>
        <w:t>Please add your middle initials (or edit names as they appear on pubs) and make sure that your affiliations are correct</w:t>
      </w:r>
    </w:p>
  </w:comment>
  <w:comment w:id="12" w:author="Matthew.Siskey" w:date="2022-07-12T15:27:00Z" w:initials="M">
    <w:p w14:paraId="7EFD9C00" w14:textId="7F51DC65" w:rsidR="00946D30" w:rsidRDefault="00946D30">
      <w:pPr>
        <w:pStyle w:val="CommentText"/>
      </w:pPr>
      <w:r>
        <w:rPr>
          <w:rStyle w:val="CommentReference"/>
        </w:rPr>
        <w:annotationRef/>
      </w:r>
      <w:r>
        <w:t>This sentence was a little hard to follow so I tried to clean it up a bit – please make sure I conveyed the initial message correctly.</w:t>
      </w:r>
    </w:p>
  </w:comment>
  <w:comment w:id="29" w:author="Matthew.Siskey" w:date="2022-07-12T15:30:00Z" w:initials="M">
    <w:p w14:paraId="502E4D3F" w14:textId="5163C0FA" w:rsidR="00946D30" w:rsidRDefault="00946D30">
      <w:pPr>
        <w:pStyle w:val="CommentText"/>
      </w:pPr>
      <w:r>
        <w:rPr>
          <w:rStyle w:val="CommentReference"/>
        </w:rPr>
        <w:annotationRef/>
      </w:r>
      <w:r>
        <w:t>Tow?</w:t>
      </w:r>
    </w:p>
  </w:comment>
  <w:comment w:id="33" w:author="Matthew.Siskey" w:date="2022-07-12T15:32:00Z" w:initials="M">
    <w:p w14:paraId="70B5A978" w14:textId="66D5A3BA" w:rsidR="00E12152" w:rsidRDefault="00E12152">
      <w:pPr>
        <w:pStyle w:val="CommentText"/>
      </w:pPr>
      <w:r>
        <w:rPr>
          <w:rStyle w:val="CommentReference"/>
        </w:rPr>
        <w:annotationRef/>
      </w:r>
      <w:r w:rsidR="00AC415E">
        <w:t>Can you provide more context for the reader – how many tows are conducted per year for each region, number of lengths per species per tow, etc. Just want them to fully understand how we came up with 100,000 length measurements per survey per year.</w:t>
      </w:r>
    </w:p>
  </w:comment>
  <w:comment w:id="63" w:author="Matthew.Siskey" w:date="2022-07-12T16:35:00Z" w:initials="M">
    <w:p w14:paraId="4D651157" w14:textId="2E542560" w:rsidR="00DE228B" w:rsidRDefault="00DE228B">
      <w:pPr>
        <w:pStyle w:val="CommentText"/>
      </w:pPr>
      <w:r>
        <w:rPr>
          <w:rStyle w:val="CommentReference"/>
        </w:rPr>
        <w:annotationRef/>
      </w:r>
      <w:r>
        <w:rPr>
          <w:rStyle w:val="CommentReference"/>
        </w:rPr>
        <w:t>Is unsexed only designated for individuals under the length threshold, or is it also used for adults of hard-to-sex species? Wording just made it hard to tell, so I took a crack at it myself.</w:t>
      </w:r>
    </w:p>
  </w:comment>
  <w:comment w:id="113" w:author="Matthew.Siskey" w:date="2022-07-12T17:02:00Z" w:initials="M">
    <w:p w14:paraId="218AE9C3" w14:textId="79D3BF91" w:rsidR="00C0134A" w:rsidRDefault="00C0134A">
      <w:pPr>
        <w:pStyle w:val="CommentText"/>
      </w:pPr>
      <w:r>
        <w:rPr>
          <w:rStyle w:val="CommentReference"/>
        </w:rPr>
        <w:annotationRef/>
      </w:r>
      <w:r>
        <w:t>We might want to split this up into 2 equations.</w:t>
      </w:r>
    </w:p>
  </w:comment>
  <w:comment w:id="124" w:author="Matthew.Siskey" w:date="2022-07-12T17:04:00Z" w:initials="M">
    <w:p w14:paraId="7DD3CF04" w14:textId="42824AE2" w:rsidR="00C0134A" w:rsidRDefault="00C0134A">
      <w:pPr>
        <w:pStyle w:val="CommentText"/>
      </w:pPr>
      <w:r>
        <w:rPr>
          <w:rStyle w:val="CommentReference"/>
        </w:rPr>
        <w:annotationRef/>
      </w:r>
      <w:r>
        <w:t>Shouldn’t there be a net length in this equation as well? Or tow speed? Width * time seems too simple.</w:t>
      </w:r>
    </w:p>
  </w:comment>
  <w:comment w:id="354" w:author="Matthew.Siskey" w:date="2022-07-13T16:13:00Z" w:initials="M">
    <w:p w14:paraId="3F42D543" w14:textId="01FC3021" w:rsidR="00CB7ADC" w:rsidRDefault="00CB7ADC">
      <w:pPr>
        <w:pStyle w:val="CommentText"/>
      </w:pPr>
      <w:r>
        <w:rPr>
          <w:rStyle w:val="CommentReference"/>
        </w:rPr>
        <w:annotationRef/>
      </w:r>
    </w:p>
  </w:comment>
  <w:comment w:id="365" w:author="Matthew.Siskey" w:date="2022-07-13T14:57:00Z" w:initials="M">
    <w:p w14:paraId="0A88BEBD" w14:textId="13510293" w:rsidR="009503E2" w:rsidRDefault="009503E2">
      <w:pPr>
        <w:pStyle w:val="CommentText"/>
      </w:pPr>
      <w:r>
        <w:rPr>
          <w:rStyle w:val="CommentReference"/>
        </w:rPr>
        <w:annotationRef/>
      </w:r>
      <w:r>
        <w:t>This says the same thing as the first sentence so I cut it.</w:t>
      </w:r>
    </w:p>
  </w:comment>
  <w:comment w:id="368" w:author="Matthew.Siskey" w:date="2022-07-13T15:03:00Z" w:initials="M">
    <w:p w14:paraId="5BC3E0D9" w14:textId="00073B39" w:rsidR="00162053" w:rsidRDefault="00162053">
      <w:pPr>
        <w:pStyle w:val="CommentText"/>
      </w:pPr>
      <w:r>
        <w:rPr>
          <w:rStyle w:val="CommentReference"/>
        </w:rPr>
        <w:annotationRef/>
      </w:r>
      <w:r>
        <w:t>Keeping tense consistent with following paragraph.</w:t>
      </w:r>
    </w:p>
  </w:comment>
  <w:comment w:id="425" w:author="Matthew.Siskey" w:date="2022-07-13T15:11:00Z" w:initials="M">
    <w:p w14:paraId="340CE6E8" w14:textId="787DCBEA" w:rsidR="006C3BC8" w:rsidRDefault="006C3BC8">
      <w:pPr>
        <w:pStyle w:val="CommentText"/>
      </w:pPr>
      <w:r>
        <w:rPr>
          <w:rStyle w:val="CommentReference"/>
        </w:rPr>
        <w:annotationRef/>
      </w:r>
      <w:r>
        <w:t xml:space="preserve">Need justification for sampling wor here. </w:t>
      </w:r>
    </w:p>
  </w:comment>
  <w:comment w:id="457" w:author="Matthew.Siskey" w:date="2022-07-13T15:13:00Z" w:initials="M">
    <w:p w14:paraId="4B874248" w14:textId="53FF3124" w:rsidR="006C3BC8" w:rsidRDefault="006C3BC8">
      <w:pPr>
        <w:pStyle w:val="CommentText"/>
      </w:pPr>
      <w:r>
        <w:rPr>
          <w:rStyle w:val="CommentReference"/>
        </w:rPr>
        <w:annotationRef/>
      </w:r>
      <w:r>
        <w:t>Compared how, specifically?</w:t>
      </w:r>
    </w:p>
  </w:comment>
  <w:comment w:id="463" w:author="Matthew.Siskey" w:date="2022-07-13T15:16:00Z" w:initials="M">
    <w:p w14:paraId="733CF897" w14:textId="01EA76EA" w:rsidR="006C3BC8" w:rsidRDefault="006C3BC8">
      <w:pPr>
        <w:pStyle w:val="CommentText"/>
      </w:pPr>
      <w:r>
        <w:rPr>
          <w:rStyle w:val="CommentReference"/>
        </w:rPr>
        <w:annotationRef/>
      </w:r>
      <w:r>
        <w:t>How was stabilization determined?</w:t>
      </w:r>
    </w:p>
  </w:comment>
  <w:comment w:id="469" w:author="Matthew.Siskey" w:date="2022-07-13T16:00:00Z" w:initials="M">
    <w:p w14:paraId="7B462293" w14:textId="0A3214F0" w:rsidR="0018034E" w:rsidRDefault="0018034E" w:rsidP="00797528">
      <w:pPr>
        <w:pStyle w:val="CommentText"/>
      </w:pPr>
      <w:r>
        <w:rPr>
          <w:rStyle w:val="CommentReference"/>
        </w:rPr>
        <w:annotationRef/>
      </w:r>
      <w:r>
        <w:t>This section i</w:t>
      </w:r>
      <w:r w:rsidR="00797528">
        <w:t>s a little difficult to follow, since we’re essentially calculating the harmonic mean of effective sample size iterations to use as the input sample size, so I tried to make some additions to hopefully help out.</w:t>
      </w:r>
      <w:bookmarkStart w:id="470" w:name="_GoBack"/>
      <w:bookmarkEnd w:id="470"/>
    </w:p>
  </w:comment>
  <w:comment w:id="510" w:author="Matthew.Siskey" w:date="2022-07-13T15:50:00Z" w:initials="M">
    <w:p w14:paraId="0A4D5987" w14:textId="17F0DB38" w:rsidR="00EF0C60" w:rsidRDefault="00EF0C60">
      <w:pPr>
        <w:pStyle w:val="CommentText"/>
      </w:pPr>
      <w:r>
        <w:rPr>
          <w:rStyle w:val="CommentReference"/>
        </w:rPr>
        <w:annotationRef/>
      </w:r>
      <w:r>
        <w:t>This seems out of place here, and it’s not clear how this was computed</w:t>
      </w:r>
      <w:r w:rsidR="0018034E">
        <w:t>.</w:t>
      </w:r>
    </w:p>
    <w:p w14:paraId="5B0FB7CC" w14:textId="47BC74AB" w:rsidR="00EF0C60" w:rsidRDefault="00EF0C60">
      <w:pPr>
        <w:pStyle w:val="CommentText"/>
      </w:pPr>
      <w:r>
        <w:t xml:space="preserve">What was used for </w:t>
      </w:r>
      <w:r w:rsidRPr="00EF0C60">
        <w:t>O_c</w:t>
      </w:r>
      <w:r>
        <w:t xml:space="preserve"> and what was used for E_c? </w:t>
      </w:r>
    </w:p>
  </w:comment>
  <w:comment w:id="537" w:author="Matthew.Siskey" w:date="2022-07-13T16:50:00Z" w:initials="M">
    <w:p w14:paraId="4C1FCD48" w14:textId="78F6A847" w:rsidR="00797528" w:rsidRDefault="00797528">
      <w:pPr>
        <w:pStyle w:val="CommentText"/>
      </w:pPr>
      <w:r>
        <w:rPr>
          <w:rStyle w:val="CommentReference"/>
        </w:rPr>
        <w:annotationRef/>
      </w:r>
      <w:r>
        <w:t>This is an equation from my manuscript so y’all will have to adjust it to match the indexing here. I just thought we needed to include an equation.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E75BF97" w15:done="0"/>
  <w15:commentEx w15:paraId="7EFD9C00" w15:done="0"/>
  <w15:commentEx w15:paraId="502E4D3F" w15:done="0"/>
  <w15:commentEx w15:paraId="70B5A978" w15:done="0"/>
  <w15:commentEx w15:paraId="4D651157" w15:done="0"/>
  <w15:commentEx w15:paraId="218AE9C3" w15:done="0"/>
  <w15:commentEx w15:paraId="7DD3CF04" w15:done="0"/>
  <w15:commentEx w15:paraId="3F42D543" w15:done="0"/>
  <w15:commentEx w15:paraId="0A88BEBD" w15:done="0"/>
  <w15:commentEx w15:paraId="5BC3E0D9" w15:done="0"/>
  <w15:commentEx w15:paraId="340CE6E8" w15:done="0"/>
  <w15:commentEx w15:paraId="4B874248" w15:done="0"/>
  <w15:commentEx w15:paraId="733CF897" w15:done="0"/>
  <w15:commentEx w15:paraId="7B462293" w15:done="0"/>
  <w15:commentEx w15:paraId="5B0FB7CC" w15:done="0"/>
  <w15:commentEx w15:paraId="4C1FCD4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E5ADBA" w14:textId="77777777" w:rsidR="001B1F13" w:rsidRDefault="001B1F13">
      <w:pPr>
        <w:spacing w:before="0" w:line="240" w:lineRule="auto"/>
      </w:pPr>
      <w:r>
        <w:separator/>
      </w:r>
    </w:p>
  </w:endnote>
  <w:endnote w:type="continuationSeparator" w:id="0">
    <w:p w14:paraId="740CBC15" w14:textId="77777777" w:rsidR="001B1F13" w:rsidRDefault="001B1F1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9973672"/>
      <w:docPartObj>
        <w:docPartGallery w:val="Page Numbers (Bottom of Page)"/>
        <w:docPartUnique/>
      </w:docPartObj>
    </w:sdtPr>
    <w:sdtEndPr>
      <w:rPr>
        <w:noProof/>
      </w:rPr>
    </w:sdtEndPr>
    <w:sdtContent>
      <w:p w14:paraId="639C582B" w14:textId="6C0E2926" w:rsidR="002F7DBE" w:rsidRDefault="002F7DBE">
        <w:pPr>
          <w:pStyle w:val="Footer"/>
          <w:jc w:val="center"/>
        </w:pPr>
        <w:r>
          <w:fldChar w:fldCharType="begin"/>
        </w:r>
        <w:r>
          <w:instrText xml:space="preserve"> PAGE   \* MERGEFORMAT </w:instrText>
        </w:r>
        <w:r>
          <w:fldChar w:fldCharType="separate"/>
        </w:r>
        <w:r w:rsidR="002A2A89">
          <w:rPr>
            <w:noProof/>
          </w:rPr>
          <w:t>10</w:t>
        </w:r>
        <w:r>
          <w:rPr>
            <w:noProof/>
          </w:rPr>
          <w:fldChar w:fldCharType="end"/>
        </w:r>
      </w:p>
    </w:sdtContent>
  </w:sdt>
  <w:p w14:paraId="49CF1968" w14:textId="77777777" w:rsidR="002F7DBE" w:rsidRDefault="002F7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466371" w14:textId="77777777" w:rsidR="001B1F13" w:rsidRDefault="001B1F13">
      <w:r>
        <w:separator/>
      </w:r>
    </w:p>
  </w:footnote>
  <w:footnote w:type="continuationSeparator" w:id="0">
    <w:p w14:paraId="28F6E963" w14:textId="77777777" w:rsidR="001B1F13" w:rsidRDefault="001B1F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FBF0ACA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F8E89F2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286AD43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ew.Siskey">
    <w15:presenceInfo w15:providerId="None" w15:userId="Matthew.Siskey"/>
  </w15:person>
  <w15:person w15:author="Pete.Hulson">
    <w15:presenceInfo w15:providerId="None" w15:userId="Pete.Hul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7FE"/>
    <w:rsid w:val="00004F3D"/>
    <w:rsid w:val="001165F9"/>
    <w:rsid w:val="001347FE"/>
    <w:rsid w:val="00162053"/>
    <w:rsid w:val="0018034E"/>
    <w:rsid w:val="001A2152"/>
    <w:rsid w:val="001A5491"/>
    <w:rsid w:val="001B1F13"/>
    <w:rsid w:val="00233DC4"/>
    <w:rsid w:val="002A2A89"/>
    <w:rsid w:val="002F7DBE"/>
    <w:rsid w:val="003C04BF"/>
    <w:rsid w:val="006A53B8"/>
    <w:rsid w:val="006C3BC8"/>
    <w:rsid w:val="006E09FA"/>
    <w:rsid w:val="00792F79"/>
    <w:rsid w:val="00797528"/>
    <w:rsid w:val="007A4C69"/>
    <w:rsid w:val="00821914"/>
    <w:rsid w:val="008F14E6"/>
    <w:rsid w:val="00946D30"/>
    <w:rsid w:val="009503E2"/>
    <w:rsid w:val="00974B3A"/>
    <w:rsid w:val="00AC415E"/>
    <w:rsid w:val="00B07B68"/>
    <w:rsid w:val="00B421D6"/>
    <w:rsid w:val="00B85FC6"/>
    <w:rsid w:val="00C0134A"/>
    <w:rsid w:val="00C06F40"/>
    <w:rsid w:val="00C51FE4"/>
    <w:rsid w:val="00CB7ADC"/>
    <w:rsid w:val="00DE228B"/>
    <w:rsid w:val="00E12152"/>
    <w:rsid w:val="00EF0C60"/>
    <w:rsid w:val="00F97EB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0759F"/>
  <w15:docId w15:val="{F08677D6-47C0-46B3-B7CF-B5419EDB6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92F79"/>
    <w:pPr>
      <w:outlineLvl w:val="0"/>
    </w:pPr>
    <w:rPr>
      <w:sz w:val="28"/>
      <w:szCs w:val="28"/>
    </w:r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sz w:val="24"/>
      <w:szCs w:val="24"/>
    </w:rPr>
  </w:style>
  <w:style w:type="paragraph" w:styleId="Heading5">
    <w:name w:val="heading 5"/>
    <w:basedOn w:val="Heading1"/>
    <w:next w:val="BodyText"/>
    <w:uiPriority w:val="9"/>
    <w:unhideWhenUsed/>
    <w:qFormat/>
    <w:rsid w:val="005F0468"/>
    <w:pPr>
      <w:outlineLvl w:val="4"/>
    </w:pPr>
    <w:rPr>
      <w:b w:val="0"/>
      <w:bCs/>
      <w:sz w:val="24"/>
      <w:szCs w:val="24"/>
    </w:rPr>
  </w:style>
  <w:style w:type="paragraph" w:styleId="Heading6">
    <w:name w:val="heading 6"/>
    <w:basedOn w:val="Heading1"/>
    <w:next w:val="BodyText"/>
    <w:uiPriority w:val="9"/>
    <w:unhideWhenUsed/>
    <w:qFormat/>
    <w:rsid w:val="000E0C25"/>
    <w:pPr>
      <w:pageBreakBefore/>
      <w:outlineLvl w:val="5"/>
    </w:pPr>
    <w:rPr>
      <w:b w:val="0"/>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CommentReference">
    <w:name w:val="annotation reference"/>
    <w:basedOn w:val="DefaultParagraphFont"/>
    <w:semiHidden/>
    <w:unhideWhenUsed/>
    <w:rsid w:val="00792F79"/>
    <w:rPr>
      <w:sz w:val="16"/>
      <w:szCs w:val="16"/>
    </w:rPr>
  </w:style>
  <w:style w:type="paragraph" w:styleId="CommentText">
    <w:name w:val="annotation text"/>
    <w:basedOn w:val="Normal"/>
    <w:link w:val="CommentTextChar"/>
    <w:unhideWhenUsed/>
    <w:rsid w:val="00792F79"/>
    <w:pPr>
      <w:spacing w:line="240" w:lineRule="auto"/>
    </w:pPr>
    <w:rPr>
      <w:sz w:val="20"/>
      <w:szCs w:val="20"/>
    </w:rPr>
  </w:style>
  <w:style w:type="character" w:customStyle="1" w:styleId="CommentTextChar">
    <w:name w:val="Comment Text Char"/>
    <w:basedOn w:val="DefaultParagraphFont"/>
    <w:link w:val="CommentText"/>
    <w:rsid w:val="00792F79"/>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792F79"/>
    <w:rPr>
      <w:b/>
    </w:rPr>
  </w:style>
  <w:style w:type="character" w:customStyle="1" w:styleId="CommentSubjectChar">
    <w:name w:val="Comment Subject Char"/>
    <w:basedOn w:val="CommentTextChar"/>
    <w:link w:val="CommentSubject"/>
    <w:semiHidden/>
    <w:rsid w:val="00792F79"/>
    <w:rPr>
      <w:rFonts w:ascii="Times New Roman" w:hAnsi="Times New Roman"/>
      <w:b/>
      <w:bCs/>
      <w:sz w:val="20"/>
      <w:szCs w:val="20"/>
    </w:rPr>
  </w:style>
  <w:style w:type="paragraph" w:styleId="BalloonText">
    <w:name w:val="Balloon Text"/>
    <w:basedOn w:val="Normal"/>
    <w:link w:val="BalloonTextChar"/>
    <w:semiHidden/>
    <w:unhideWhenUsed/>
    <w:rsid w:val="00792F7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792F79"/>
    <w:rPr>
      <w:rFonts w:ascii="Segoe UI" w:hAnsi="Segoe UI" w:cs="Segoe UI"/>
      <w:bCs/>
      <w:sz w:val="18"/>
      <w:szCs w:val="18"/>
    </w:rPr>
  </w:style>
  <w:style w:type="paragraph" w:styleId="Header">
    <w:name w:val="header"/>
    <w:basedOn w:val="Normal"/>
    <w:link w:val="HeaderChar"/>
    <w:unhideWhenUsed/>
    <w:rsid w:val="00B07B68"/>
    <w:pPr>
      <w:tabs>
        <w:tab w:val="center" w:pos="4680"/>
        <w:tab w:val="right" w:pos="9360"/>
      </w:tabs>
      <w:spacing w:before="0" w:line="240" w:lineRule="auto"/>
    </w:pPr>
  </w:style>
  <w:style w:type="character" w:customStyle="1" w:styleId="HeaderChar">
    <w:name w:val="Header Char"/>
    <w:basedOn w:val="DefaultParagraphFont"/>
    <w:link w:val="Header"/>
    <w:rsid w:val="00B07B68"/>
    <w:rPr>
      <w:rFonts w:ascii="Times New Roman" w:hAnsi="Times New Roman"/>
      <w:bCs/>
      <w:szCs w:val="22"/>
    </w:rPr>
  </w:style>
  <w:style w:type="paragraph" w:styleId="Footer">
    <w:name w:val="footer"/>
    <w:basedOn w:val="Normal"/>
    <w:link w:val="FooterChar"/>
    <w:uiPriority w:val="99"/>
    <w:unhideWhenUsed/>
    <w:rsid w:val="00B07B68"/>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07B68"/>
    <w:rPr>
      <w:rFonts w:ascii="Times New Roman" w:hAnsi="Times New Roman"/>
      <w:bCs/>
      <w:szCs w:val="22"/>
    </w:rPr>
  </w:style>
  <w:style w:type="character" w:styleId="LineNumber">
    <w:name w:val="line number"/>
    <w:basedOn w:val="DefaultParagraphFont"/>
    <w:semiHidden/>
    <w:unhideWhenUsed/>
    <w:rsid w:val="00B07B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BenWilliams-NOAA/swo"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github.com/afsc-gap-products/sumfish"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ete.hulson@noaa.gov"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mailto:pete.hulson@noaa.gov"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R-project.org/" TargetMode="External"/><Relationship Id="rId22" Type="http://schemas.openxmlformats.org/officeDocument/2006/relationships/image" Target="media/image8.png"/><Relationship Id="rId27" Type="http://schemas.openxmlformats.org/officeDocument/2006/relationships/image" Target="media/image13.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418D8-8EF4-4410-ADBA-C992D8995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6300</Words>
  <Characters>35911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Sub-sampling catches to determine sex-specific length frequency in Alaska Fishery Science Center bottom trawl surveys</vt:lpstr>
    </vt:vector>
  </TitlesOfParts>
  <Company/>
  <LinksUpToDate>false</LinksUpToDate>
  <CharactersWithSpaces>42127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Sub-sampling catches to determine sex-specific length frequency in Alaska Fishery Science Center bottom trawl surveys</dc:title>
  <dc:creator>Pete Hulson1,*, Benjamin Williams1, Meaghan Bryan2, Jason Conner3, Matthew Siskey4, William Stockhausen2, Susanne Mcdermott3, and Chris Long3</dc:creator>
  <cp:keywords/>
  <cp:lastModifiedBy>Matthew.Siskey</cp:lastModifiedBy>
  <cp:revision>2</cp:revision>
  <dcterms:created xsi:type="dcterms:W3CDTF">2022-07-13T23:54:00Z</dcterms:created>
  <dcterms:modified xsi:type="dcterms:W3CDTF">2022-07-13T23:54:00Z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header-includes">
    <vt:lpwstr/>
  </property>
  <property fmtid="{D5CDD505-2E9C-101B-9397-08002B2CF9AE}" pid="5" name="output">
    <vt:lpwstr/>
  </property>
</Properties>
</file>