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2C8AFB" w14:textId="77777777" w:rsidR="001347FE" w:rsidRPr="00792F79" w:rsidRDefault="00792F79">
      <w:pPr>
        <w:pStyle w:val="Title"/>
        <w:rPr>
          <w:sz w:val="28"/>
          <w:szCs w:val="28"/>
          <w:rPrChange w:id="1" w:author="Pete.Hulson" w:date="2022-06-24T15:05:00Z">
            <w:rPr/>
          </w:rPrChange>
        </w:rPr>
      </w:pPr>
      <w:r w:rsidRPr="00792F79">
        <w:rPr>
          <w:sz w:val="28"/>
          <w:szCs w:val="28"/>
          <w:rPrChange w:id="2" w:author="Pete.Hulson" w:date="2022-06-24T15:05:00Z">
            <w:rPr/>
          </w:rPrChange>
        </w:rPr>
        <w:t>Sub-sampling catches to determine sex-specific length frequency in Alaska Fishery Science Center bottom trawl surveys</w:t>
      </w:r>
    </w:p>
    <w:p w14:paraId="28DCAE87" w14:textId="77777777" w:rsidR="001347FE" w:rsidRPr="00792F79" w:rsidRDefault="00792F79">
      <w:pPr>
        <w:pStyle w:val="Author"/>
        <w:rPr>
          <w:rFonts w:ascii="Times New Roman" w:hAnsi="Times New Roman" w:cs="Times New Roman"/>
          <w:rPrChange w:id="3" w:author="Pete.Hulson" w:date="2022-06-24T15:05:00Z">
            <w:rPr/>
          </w:rPrChange>
        </w:rPr>
      </w:pPr>
      <w:commentRangeStart w:id="4"/>
      <w:r w:rsidRPr="00792F79">
        <w:rPr>
          <w:rFonts w:ascii="Times New Roman" w:hAnsi="Times New Roman" w:cs="Times New Roman"/>
          <w:rPrChange w:id="5" w:author="Pete.Hulson" w:date="2022-06-24T15:05:00Z">
            <w:rPr/>
          </w:rPrChange>
        </w:rPr>
        <w:t>Pete Hulson</w:t>
      </w:r>
      <w:r w:rsidRPr="00792F79">
        <w:rPr>
          <w:rFonts w:ascii="Times New Roman" w:hAnsi="Times New Roman" w:cs="Times New Roman"/>
          <w:vertAlign w:val="superscript"/>
          <w:rPrChange w:id="6" w:author="Pete.Hulson" w:date="2022-06-24T15:05:00Z">
            <w:rPr>
              <w:vertAlign w:val="superscript"/>
            </w:rPr>
          </w:rPrChange>
        </w:rPr>
        <w:t>1,*</w:t>
      </w:r>
      <w:r w:rsidRPr="00792F79">
        <w:rPr>
          <w:rFonts w:ascii="Times New Roman" w:hAnsi="Times New Roman" w:cs="Times New Roman"/>
          <w:rPrChange w:id="7" w:author="Pete.Hulson" w:date="2022-06-24T15:05:00Z">
            <w:rPr/>
          </w:rPrChange>
        </w:rPr>
        <w:t>, Benjamin Williams</w:t>
      </w:r>
      <w:r w:rsidRPr="00792F79">
        <w:rPr>
          <w:rFonts w:ascii="Times New Roman" w:hAnsi="Times New Roman" w:cs="Times New Roman"/>
          <w:vertAlign w:val="superscript"/>
          <w:rPrChange w:id="8" w:author="Pete.Hulson" w:date="2022-06-24T15:05:00Z">
            <w:rPr>
              <w:vertAlign w:val="superscript"/>
            </w:rPr>
          </w:rPrChange>
        </w:rPr>
        <w:t>1</w:t>
      </w:r>
      <w:r w:rsidRPr="00792F79">
        <w:rPr>
          <w:rFonts w:ascii="Times New Roman" w:hAnsi="Times New Roman" w:cs="Times New Roman"/>
          <w:rPrChange w:id="9" w:author="Pete.Hulson" w:date="2022-06-24T15:05:00Z">
            <w:rPr/>
          </w:rPrChange>
        </w:rPr>
        <w:t>, Meaghan Bryan</w:t>
      </w:r>
      <w:r w:rsidRPr="00792F79">
        <w:rPr>
          <w:rFonts w:ascii="Times New Roman" w:hAnsi="Times New Roman" w:cs="Times New Roman"/>
          <w:vertAlign w:val="superscript"/>
          <w:rPrChange w:id="10" w:author="Pete.Hulson" w:date="2022-06-24T15:05:00Z">
            <w:rPr>
              <w:vertAlign w:val="superscript"/>
            </w:rPr>
          </w:rPrChange>
        </w:rPr>
        <w:t>2</w:t>
      </w:r>
      <w:r w:rsidRPr="00792F79">
        <w:rPr>
          <w:rFonts w:ascii="Times New Roman" w:hAnsi="Times New Roman" w:cs="Times New Roman"/>
          <w:rPrChange w:id="11" w:author="Pete.Hulson" w:date="2022-06-24T15:05:00Z">
            <w:rPr/>
          </w:rPrChange>
        </w:rPr>
        <w:t>, Jason Conner</w:t>
      </w:r>
      <w:r w:rsidRPr="00792F79">
        <w:rPr>
          <w:rFonts w:ascii="Times New Roman" w:hAnsi="Times New Roman" w:cs="Times New Roman"/>
          <w:vertAlign w:val="superscript"/>
          <w:rPrChange w:id="12" w:author="Pete.Hulson" w:date="2022-06-24T15:05:00Z">
            <w:rPr>
              <w:vertAlign w:val="superscript"/>
            </w:rPr>
          </w:rPrChange>
        </w:rPr>
        <w:t>3</w:t>
      </w:r>
      <w:r w:rsidRPr="00792F79">
        <w:rPr>
          <w:rFonts w:ascii="Times New Roman" w:hAnsi="Times New Roman" w:cs="Times New Roman"/>
          <w:rPrChange w:id="13" w:author="Pete.Hulson" w:date="2022-06-24T15:05:00Z">
            <w:rPr/>
          </w:rPrChange>
        </w:rPr>
        <w:t>, Matthew Siskey</w:t>
      </w:r>
      <w:r w:rsidRPr="00792F79">
        <w:rPr>
          <w:rFonts w:ascii="Times New Roman" w:hAnsi="Times New Roman" w:cs="Times New Roman"/>
          <w:vertAlign w:val="superscript"/>
          <w:rPrChange w:id="14" w:author="Pete.Hulson" w:date="2022-06-24T15:05:00Z">
            <w:rPr>
              <w:vertAlign w:val="superscript"/>
            </w:rPr>
          </w:rPrChange>
        </w:rPr>
        <w:t>4</w:t>
      </w:r>
      <w:r w:rsidRPr="00792F79">
        <w:rPr>
          <w:rFonts w:ascii="Times New Roman" w:hAnsi="Times New Roman" w:cs="Times New Roman"/>
          <w:rPrChange w:id="15" w:author="Pete.Hulson" w:date="2022-06-24T15:05:00Z">
            <w:rPr/>
          </w:rPrChange>
        </w:rPr>
        <w:t>, William Stockhausen</w:t>
      </w:r>
      <w:r w:rsidRPr="00792F79">
        <w:rPr>
          <w:rFonts w:ascii="Times New Roman" w:hAnsi="Times New Roman" w:cs="Times New Roman"/>
          <w:vertAlign w:val="superscript"/>
          <w:rPrChange w:id="16" w:author="Pete.Hulson" w:date="2022-06-24T15:05:00Z">
            <w:rPr>
              <w:vertAlign w:val="superscript"/>
            </w:rPr>
          </w:rPrChange>
        </w:rPr>
        <w:t>2</w:t>
      </w:r>
      <w:r w:rsidRPr="00792F79">
        <w:rPr>
          <w:rFonts w:ascii="Times New Roman" w:hAnsi="Times New Roman" w:cs="Times New Roman"/>
          <w:rPrChange w:id="17" w:author="Pete.Hulson" w:date="2022-06-24T15:05:00Z">
            <w:rPr/>
          </w:rPrChange>
        </w:rPr>
        <w:t>, Susanne Mcdermott</w:t>
      </w:r>
      <w:r w:rsidRPr="00792F79">
        <w:rPr>
          <w:rFonts w:ascii="Times New Roman" w:hAnsi="Times New Roman" w:cs="Times New Roman"/>
          <w:vertAlign w:val="superscript"/>
          <w:rPrChange w:id="18" w:author="Pete.Hulson" w:date="2022-06-24T15:05:00Z">
            <w:rPr>
              <w:vertAlign w:val="superscript"/>
            </w:rPr>
          </w:rPrChange>
        </w:rPr>
        <w:t>3</w:t>
      </w:r>
      <w:r w:rsidRPr="00792F79">
        <w:rPr>
          <w:rFonts w:ascii="Times New Roman" w:hAnsi="Times New Roman" w:cs="Times New Roman"/>
          <w:rPrChange w:id="19" w:author="Pete.Hulson" w:date="2022-06-24T15:05:00Z">
            <w:rPr/>
          </w:rPrChange>
        </w:rPr>
        <w:t>, and Chris Long</w:t>
      </w:r>
      <w:r w:rsidRPr="00792F79">
        <w:rPr>
          <w:rFonts w:ascii="Times New Roman" w:hAnsi="Times New Roman" w:cs="Times New Roman"/>
          <w:vertAlign w:val="superscript"/>
          <w:rPrChange w:id="20" w:author="Pete.Hulson" w:date="2022-06-24T15:05:00Z">
            <w:rPr>
              <w:vertAlign w:val="superscript"/>
            </w:rPr>
          </w:rPrChange>
        </w:rPr>
        <w:t>3</w:t>
      </w:r>
      <w:commentRangeEnd w:id="4"/>
      <w:r>
        <w:rPr>
          <w:rStyle w:val="CommentReference"/>
          <w:rFonts w:ascii="Times New Roman" w:hAnsi="Times New Roman"/>
          <w:bCs/>
        </w:rPr>
        <w:commentReference w:id="4"/>
      </w:r>
    </w:p>
    <w:p w14:paraId="352047BC" w14:textId="77777777" w:rsidR="001347FE" w:rsidRDefault="00792F79">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326CD735" w14:textId="77777777" w:rsidR="001347FE" w:rsidDel="00B07B68" w:rsidRDefault="00792F79">
      <w:pPr>
        <w:pStyle w:val="BodyText"/>
        <w:rPr>
          <w:del w:id="21" w:author="Pete.Hulson" w:date="2022-06-24T15:50:00Z"/>
        </w:rPr>
      </w:pPr>
      <w:r>
        <w:rPr>
          <w:vertAlign w:val="superscript"/>
        </w:rPr>
        <w:t>*</w:t>
      </w:r>
      <w:r>
        <w:t xml:space="preserve"> Correspondence</w:t>
      </w:r>
      <w:r w:rsidRPr="00792F79">
        <w:rPr>
          <w:rPrChange w:id="22" w:author="Pete.Hulson" w:date="2022-06-24T15:07:00Z">
            <w:rPr/>
          </w:rPrChange>
        </w:rPr>
        <w:t xml:space="preserve">: </w:t>
      </w:r>
      <w:r w:rsidRPr="00792F79">
        <w:rPr>
          <w:rPrChange w:id="23" w:author="Pete.Hulson" w:date="2022-06-24T15:07:00Z">
            <w:rPr/>
          </w:rPrChange>
        </w:rPr>
        <w:fldChar w:fldCharType="begin"/>
      </w:r>
      <w:r w:rsidRPr="00792F79">
        <w:rPr>
          <w:rPrChange w:id="24" w:author="Pete.Hulson" w:date="2022-06-24T15:07:00Z">
            <w:rPr/>
          </w:rPrChange>
        </w:rPr>
        <w:instrText xml:space="preserve"> HYPERLINK "mailto:pete.hulson@noaa.gov" \h </w:instrText>
      </w:r>
      <w:r w:rsidRPr="00792F79">
        <w:rPr>
          <w:rPrChange w:id="25" w:author="Pete.Hulson" w:date="2022-06-24T15:07:00Z">
            <w:rPr/>
          </w:rPrChange>
        </w:rPr>
        <w:fldChar w:fldCharType="separate"/>
      </w:r>
      <w:r w:rsidRPr="00792F79">
        <w:rPr>
          <w:rStyle w:val="Hyperlink"/>
          <w:color w:val="auto"/>
          <w:rPrChange w:id="26" w:author="Pete.Hulson" w:date="2022-06-24T15:07:00Z">
            <w:rPr>
              <w:rStyle w:val="Hyperlink"/>
            </w:rPr>
          </w:rPrChange>
        </w:rPr>
        <w:t>Pete Hulson &lt;</w:t>
      </w:r>
      <w:r w:rsidRPr="00792F79">
        <w:rPr>
          <w:rPrChange w:id="27" w:author="Pete.Hulson" w:date="2022-06-24T15:07:00Z">
            <w:rPr/>
          </w:rPrChange>
        </w:rPr>
        <w:fldChar w:fldCharType="begin"/>
      </w:r>
      <w:r w:rsidRPr="00792F79">
        <w:rPr>
          <w:rPrChange w:id="28" w:author="Pete.Hulson" w:date="2022-06-24T15:07:00Z">
            <w:rPr/>
          </w:rPrChange>
        </w:rPr>
        <w:instrText xml:space="preserve"> HYPERLINK "mailto:pete.hulson@noaa.gov" \h </w:instrText>
      </w:r>
      <w:r w:rsidRPr="00792F79">
        <w:rPr>
          <w:rPrChange w:id="29" w:author="Pete.Hulson" w:date="2022-06-24T15:07:00Z">
            <w:rPr/>
          </w:rPrChange>
        </w:rPr>
        <w:fldChar w:fldCharType="separate"/>
      </w:r>
      <w:r w:rsidRPr="00792F79">
        <w:rPr>
          <w:rStyle w:val="Hyperlink"/>
          <w:color w:val="auto"/>
          <w:rPrChange w:id="30" w:author="Pete.Hulson" w:date="2022-06-24T15:07:00Z">
            <w:rPr>
              <w:rStyle w:val="Hyperlink"/>
            </w:rPr>
          </w:rPrChange>
        </w:rPr>
        <w:t>pete.hulson@noaa.gov</w:t>
      </w:r>
      <w:r w:rsidRPr="00792F79">
        <w:rPr>
          <w:rStyle w:val="Hyperlink"/>
          <w:color w:val="auto"/>
          <w:rPrChange w:id="31" w:author="Pete.Hulson" w:date="2022-06-24T15:07:00Z">
            <w:rPr>
              <w:rStyle w:val="Hyperlink"/>
            </w:rPr>
          </w:rPrChange>
        </w:rPr>
        <w:fldChar w:fldCharType="end"/>
      </w:r>
      <w:r w:rsidRPr="00792F79">
        <w:rPr>
          <w:rStyle w:val="Hyperlink"/>
          <w:color w:val="auto"/>
          <w:rPrChange w:id="32" w:author="Pete.Hulson" w:date="2022-06-24T15:07:00Z">
            <w:rPr>
              <w:rStyle w:val="Hyperlink"/>
            </w:rPr>
          </w:rPrChange>
        </w:rPr>
        <w:t>&gt;</w:t>
      </w:r>
      <w:r w:rsidRPr="00792F79">
        <w:rPr>
          <w:rStyle w:val="Hyperlink"/>
          <w:color w:val="auto"/>
          <w:rPrChange w:id="33" w:author="Pete.Hulson" w:date="2022-06-24T15:07:00Z">
            <w:rPr>
              <w:rStyle w:val="Hyperlink"/>
            </w:rPr>
          </w:rPrChange>
        </w:rPr>
        <w:fldChar w:fldCharType="end"/>
      </w:r>
    </w:p>
    <w:p w14:paraId="1488D2EA" w14:textId="77777777" w:rsidR="001347FE" w:rsidRDefault="00792F79" w:rsidP="00B07B68">
      <w:pPr>
        <w:pStyle w:val="BodyText"/>
        <w:pPrChange w:id="34" w:author="Pete.Hulson" w:date="2022-06-24T15:50:00Z">
          <w:pPr/>
        </w:pPrChange>
      </w:pPr>
      <w:r>
        <w:br w:type="page"/>
      </w:r>
    </w:p>
    <w:p w14:paraId="6010197F" w14:textId="77777777" w:rsidR="001347FE" w:rsidRPr="00792F79" w:rsidRDefault="00792F79" w:rsidP="00792F79">
      <w:pPr>
        <w:pStyle w:val="Heading1"/>
        <w:rPr>
          <w:rPrChange w:id="35" w:author="Pete.Hulson" w:date="2022-06-24T15:07:00Z">
            <w:rPr/>
          </w:rPrChange>
        </w:rPr>
        <w:pPrChange w:id="36" w:author="Pete.Hulson" w:date="2022-06-24T15:07:00Z">
          <w:pPr>
            <w:pStyle w:val="Heading1"/>
          </w:pPr>
        </w:pPrChange>
      </w:pPr>
      <w:bookmarkStart w:id="37" w:name="abstract"/>
      <w:r w:rsidRPr="00792F79">
        <w:rPr>
          <w:rPrChange w:id="38" w:author="Pete.Hulson" w:date="2022-06-24T15:07:00Z">
            <w:rPr/>
          </w:rPrChange>
        </w:rPr>
        <w:lastRenderedPageBreak/>
        <w:t>Abstract</w:t>
      </w:r>
    </w:p>
    <w:p w14:paraId="64AF09B5" w14:textId="77777777" w:rsidR="001347FE" w:rsidDel="00B07B68" w:rsidRDefault="00792F79" w:rsidP="00792F79">
      <w:pPr>
        <w:pStyle w:val="FirstParagraph"/>
        <w:ind w:firstLine="720"/>
        <w:rPr>
          <w:del w:id="39" w:author="Pete.Hulson" w:date="2022-06-24T15:50:00Z"/>
        </w:rPr>
        <w:pPrChange w:id="40" w:author="Pete.Hulson" w:date="2022-06-24T15:13:00Z">
          <w:pPr>
            <w:pStyle w:val="FirstParagraph"/>
          </w:pPr>
        </w:pPrChange>
      </w:pPr>
      <w:r>
        <w:t xml:space="preserve">During Alaska Fisheries Science Center bottom trawl surveys length frequency sub-samples are collected to provide sex-specific length composition data for groundfish stock assessments. Determining sex for the length frequency sub-samples has resulted in acute and repetitive stress injuries of survey staff, and these injuries have become increasingly common. In December 2021, a working group was formed (the Survey Workflow Optimization working group) to evaluate the effect of reducing length frequency sub-samples sizes for which sex is determined from historical levels in the bottom trawl surveys on length composition uncertainty. Over the spring of 2022, the working group developed a bootstrap-simulation approach that determines changes in uncertainty when reducing length frequency sub-samples for which sex is subsequently determined. The analysis was completed during the spring of 2022. </w:t>
      </w:r>
      <w:ins w:id="41" w:author="Pete.Hulson" w:date="2022-06-24T15:45:00Z">
        <w:r w:rsidR="00233DC4">
          <w:t>For the majority of species i</w:t>
        </w:r>
      </w:ins>
      <w:del w:id="42" w:author="Pete.Hulson" w:date="2022-06-24T15:45:00Z">
        <w:r w:rsidDel="00233DC4">
          <w:delText>I</w:delText>
        </w:r>
      </w:del>
      <w:r>
        <w:t>t was shown that for the length composition input sample size was reduced by 25% or less compared to the input sample size for the full historical data sets for sub-sampling levels of 100 fish per haul. Upon meeting with stock assessment authors the joint recommendation between the working group and assessment authors to the survey staff was to limit length frequency sub-sampling for which sex is subsequently determined to 100 subsampled fish per haul.</w:t>
      </w:r>
    </w:p>
    <w:p w14:paraId="2A14462A" w14:textId="77777777" w:rsidR="001347FE" w:rsidDel="00792F79" w:rsidRDefault="00792F79">
      <w:pPr>
        <w:rPr>
          <w:del w:id="43" w:author="Pete.Hulson" w:date="2022-06-24T15:12:00Z"/>
        </w:rPr>
      </w:pPr>
      <w:del w:id="44" w:author="Pete.Hulson" w:date="2022-06-24T15:12:00Z">
        <w:r w:rsidDel="00792F79">
          <w:br w:type="page"/>
        </w:r>
      </w:del>
    </w:p>
    <w:p w14:paraId="66D471D4" w14:textId="77777777" w:rsidR="001347FE" w:rsidDel="00792F79" w:rsidRDefault="00792F79">
      <w:pPr>
        <w:pStyle w:val="Compact"/>
        <w:numPr>
          <w:ilvl w:val="0"/>
          <w:numId w:val="18"/>
        </w:numPr>
        <w:rPr>
          <w:del w:id="45" w:author="Pete.Hulson" w:date="2022-06-24T15:12:00Z"/>
        </w:rPr>
      </w:pPr>
      <w:del w:id="46" w:author="Pete.Hulson" w:date="2022-06-24T15:12:00Z">
        <w:r w:rsidDel="00792F79">
          <w:fldChar w:fldCharType="begin"/>
        </w:r>
        <w:r w:rsidDel="00792F79">
          <w:delInstrText xml:space="preserve"> HYPERLINK \l "abstract" \h </w:delInstrText>
        </w:r>
        <w:r w:rsidDel="00792F79">
          <w:fldChar w:fldCharType="separate"/>
        </w:r>
        <w:r w:rsidDel="00792F79">
          <w:rPr>
            <w:rStyle w:val="Hyperlink"/>
          </w:rPr>
          <w:delText>Abstract</w:delText>
        </w:r>
        <w:r w:rsidDel="00792F79">
          <w:rPr>
            <w:rStyle w:val="Hyperlink"/>
          </w:rPr>
          <w:fldChar w:fldCharType="end"/>
        </w:r>
      </w:del>
    </w:p>
    <w:p w14:paraId="7F1FB12C" w14:textId="77777777" w:rsidR="001347FE" w:rsidDel="00792F79" w:rsidRDefault="00792F79">
      <w:pPr>
        <w:pStyle w:val="Compact"/>
        <w:numPr>
          <w:ilvl w:val="0"/>
          <w:numId w:val="18"/>
        </w:numPr>
        <w:rPr>
          <w:del w:id="47" w:author="Pete.Hulson" w:date="2022-06-24T15:12:00Z"/>
        </w:rPr>
      </w:pPr>
      <w:del w:id="48" w:author="Pete.Hulson" w:date="2022-06-24T15:12:00Z">
        <w:r w:rsidDel="00792F79">
          <w:fldChar w:fldCharType="begin"/>
        </w:r>
        <w:r w:rsidDel="00792F79">
          <w:delInstrText xml:space="preserve"> HYPERLINK \l "introduction" \h </w:delInstrText>
        </w:r>
        <w:r w:rsidDel="00792F79">
          <w:fldChar w:fldCharType="separate"/>
        </w:r>
        <w:r w:rsidDel="00792F79">
          <w:rPr>
            <w:rStyle w:val="Hyperlink"/>
          </w:rPr>
          <w:delText>Introduction</w:delText>
        </w:r>
        <w:r w:rsidDel="00792F79">
          <w:rPr>
            <w:rStyle w:val="Hyperlink"/>
          </w:rPr>
          <w:fldChar w:fldCharType="end"/>
        </w:r>
      </w:del>
    </w:p>
    <w:p w14:paraId="7DDCD90B" w14:textId="77777777" w:rsidR="001347FE" w:rsidDel="00792F79" w:rsidRDefault="00792F79">
      <w:pPr>
        <w:pStyle w:val="Compact"/>
        <w:numPr>
          <w:ilvl w:val="0"/>
          <w:numId w:val="18"/>
        </w:numPr>
        <w:rPr>
          <w:del w:id="49" w:author="Pete.Hulson" w:date="2022-06-24T15:12:00Z"/>
        </w:rPr>
      </w:pPr>
      <w:del w:id="50" w:author="Pete.Hulson" w:date="2022-06-24T15:12:00Z">
        <w:r w:rsidDel="00792F79">
          <w:fldChar w:fldCharType="begin"/>
        </w:r>
        <w:r w:rsidDel="00792F79">
          <w:delInstrText xml:space="preserve"> HYPERLINK \l "materials-and-methods" \h </w:delInstrText>
        </w:r>
        <w:r w:rsidDel="00792F79">
          <w:fldChar w:fldCharType="separate"/>
        </w:r>
        <w:r w:rsidDel="00792F79">
          <w:rPr>
            <w:rStyle w:val="Hyperlink"/>
          </w:rPr>
          <w:delText>Materials and Methods</w:delText>
        </w:r>
        <w:r w:rsidDel="00792F79">
          <w:rPr>
            <w:rStyle w:val="Hyperlink"/>
          </w:rPr>
          <w:fldChar w:fldCharType="end"/>
        </w:r>
      </w:del>
    </w:p>
    <w:p w14:paraId="1C7F8923" w14:textId="77777777" w:rsidR="001347FE" w:rsidDel="00792F79" w:rsidRDefault="00792F79">
      <w:pPr>
        <w:pStyle w:val="Compact"/>
        <w:numPr>
          <w:ilvl w:val="1"/>
          <w:numId w:val="19"/>
        </w:numPr>
        <w:rPr>
          <w:del w:id="51" w:author="Pete.Hulson" w:date="2022-06-24T15:12:00Z"/>
        </w:rPr>
      </w:pPr>
      <w:del w:id="52" w:author="Pete.Hulson" w:date="2022-06-24T15:12:00Z">
        <w:r w:rsidDel="00792F79">
          <w:fldChar w:fldCharType="begin"/>
        </w:r>
        <w:r w:rsidDel="00792F79">
          <w:delInstrText xml:space="preserve"> HYPERLINK \l "survey-data" \h </w:delInstrText>
        </w:r>
        <w:r w:rsidDel="00792F79">
          <w:fldChar w:fldCharType="separate"/>
        </w:r>
        <w:r w:rsidDel="00792F79">
          <w:rPr>
            <w:rStyle w:val="Hyperlink"/>
          </w:rPr>
          <w:delText>Survey data</w:delText>
        </w:r>
        <w:r w:rsidDel="00792F79">
          <w:rPr>
            <w:rStyle w:val="Hyperlink"/>
          </w:rPr>
          <w:fldChar w:fldCharType="end"/>
        </w:r>
      </w:del>
    </w:p>
    <w:p w14:paraId="63BCCD38" w14:textId="77777777" w:rsidR="001347FE" w:rsidDel="00792F79" w:rsidRDefault="00792F79">
      <w:pPr>
        <w:pStyle w:val="Compact"/>
        <w:numPr>
          <w:ilvl w:val="1"/>
          <w:numId w:val="19"/>
        </w:numPr>
        <w:rPr>
          <w:del w:id="53" w:author="Pete.Hulson" w:date="2022-06-24T15:12:00Z"/>
        </w:rPr>
      </w:pPr>
      <w:del w:id="54" w:author="Pete.Hulson" w:date="2022-06-24T15:12:00Z">
        <w:r w:rsidDel="00792F79">
          <w:fldChar w:fldCharType="begin"/>
        </w:r>
        <w:r w:rsidDel="00792F79">
          <w:delInstrText xml:space="preserve"> HYPERLINK \l "Xd8ad7f23c7ab5ea1a5be8373fea30b2e386de14" \h </w:delInstrText>
        </w:r>
        <w:r w:rsidDel="00792F79">
          <w:fldChar w:fldCharType="separate"/>
        </w:r>
        <w:r w:rsidDel="00792F79">
          <w:rPr>
            <w:rStyle w:val="Hyperlink"/>
          </w:rPr>
          <w:delText>Expanding length frequency to population abundance at length</w:delText>
        </w:r>
        <w:r w:rsidDel="00792F79">
          <w:rPr>
            <w:rStyle w:val="Hyperlink"/>
          </w:rPr>
          <w:fldChar w:fldCharType="end"/>
        </w:r>
      </w:del>
    </w:p>
    <w:p w14:paraId="5D19BE73" w14:textId="77777777" w:rsidR="001347FE" w:rsidDel="00792F79" w:rsidRDefault="00792F79">
      <w:pPr>
        <w:pStyle w:val="Compact"/>
        <w:numPr>
          <w:ilvl w:val="1"/>
          <w:numId w:val="19"/>
        </w:numPr>
        <w:rPr>
          <w:del w:id="55" w:author="Pete.Hulson" w:date="2022-06-24T15:12:00Z"/>
        </w:rPr>
      </w:pPr>
      <w:del w:id="56" w:author="Pete.Hulson" w:date="2022-06-24T15:12:00Z">
        <w:r w:rsidDel="00792F79">
          <w:fldChar w:fldCharType="begin"/>
        </w:r>
        <w:r w:rsidDel="00792F79">
          <w:delInstrText xml:space="preserve"> HYPERLINK \l "bootstrap-simulation-framework-" \h </w:delInstrText>
        </w:r>
        <w:r w:rsidDel="00792F79">
          <w:fldChar w:fldCharType="separate"/>
        </w:r>
        <w:r w:rsidDel="00792F79">
          <w:rPr>
            <w:rStyle w:val="Hyperlink"/>
          </w:rPr>
          <w:delText>Bootstrap-simulation framework</w:delText>
        </w:r>
        <w:r w:rsidDel="00792F79">
          <w:rPr>
            <w:rStyle w:val="Hyperlink"/>
          </w:rPr>
          <w:fldChar w:fldCharType="end"/>
        </w:r>
      </w:del>
    </w:p>
    <w:p w14:paraId="3FAC2B34" w14:textId="77777777" w:rsidR="001347FE" w:rsidDel="00792F79" w:rsidRDefault="00792F79">
      <w:pPr>
        <w:pStyle w:val="Compact"/>
        <w:numPr>
          <w:ilvl w:val="1"/>
          <w:numId w:val="19"/>
        </w:numPr>
        <w:rPr>
          <w:del w:id="57" w:author="Pete.Hulson" w:date="2022-06-24T15:12:00Z"/>
        </w:rPr>
      </w:pPr>
      <w:del w:id="58" w:author="Pete.Hulson" w:date="2022-06-24T15:12:00Z">
        <w:r w:rsidDel="00792F79">
          <w:fldChar w:fldCharType="begin"/>
        </w:r>
        <w:r w:rsidDel="00792F79">
          <w:delInstrText xml:space="preserve"> HYPERLINK \l "X49e5b874be9fc021dfa0f52613416c6c55da08d" \h </w:delInstrText>
        </w:r>
        <w:r w:rsidDel="00792F79">
          <w:fldChar w:fldCharType="separate"/>
        </w:r>
        <w:r w:rsidDel="00792F79">
          <w:rPr>
            <w:rStyle w:val="Hyperlink"/>
          </w:rPr>
          <w:delText>Computing effective and input sample size</w:delText>
        </w:r>
        <w:r w:rsidDel="00792F79">
          <w:rPr>
            <w:rStyle w:val="Hyperlink"/>
          </w:rPr>
          <w:fldChar w:fldCharType="end"/>
        </w:r>
      </w:del>
    </w:p>
    <w:p w14:paraId="4B02332C" w14:textId="77777777" w:rsidR="001347FE" w:rsidDel="00792F79" w:rsidRDefault="00792F79">
      <w:pPr>
        <w:pStyle w:val="Compact"/>
        <w:numPr>
          <w:ilvl w:val="0"/>
          <w:numId w:val="18"/>
        </w:numPr>
        <w:rPr>
          <w:del w:id="59" w:author="Pete.Hulson" w:date="2022-06-24T15:12:00Z"/>
        </w:rPr>
      </w:pPr>
      <w:del w:id="60" w:author="Pete.Hulson" w:date="2022-06-24T15:12:00Z">
        <w:r w:rsidDel="00792F79">
          <w:fldChar w:fldCharType="begin"/>
        </w:r>
        <w:r w:rsidDel="00792F79">
          <w:delInstrText xml:space="preserve"> HYPERLINK \l "results" \h </w:delInstrText>
        </w:r>
        <w:r w:rsidDel="00792F79">
          <w:fldChar w:fldCharType="separate"/>
        </w:r>
        <w:r w:rsidDel="00792F79">
          <w:rPr>
            <w:rStyle w:val="Hyperlink"/>
          </w:rPr>
          <w:delText>Results</w:delText>
        </w:r>
        <w:r w:rsidDel="00792F79">
          <w:rPr>
            <w:rStyle w:val="Hyperlink"/>
          </w:rPr>
          <w:fldChar w:fldCharType="end"/>
        </w:r>
      </w:del>
    </w:p>
    <w:p w14:paraId="2E71EB30" w14:textId="77777777" w:rsidR="001347FE" w:rsidDel="00792F79" w:rsidRDefault="00792F79">
      <w:pPr>
        <w:pStyle w:val="Compact"/>
        <w:numPr>
          <w:ilvl w:val="0"/>
          <w:numId w:val="18"/>
        </w:numPr>
        <w:rPr>
          <w:del w:id="61" w:author="Pete.Hulson" w:date="2022-06-24T15:12:00Z"/>
        </w:rPr>
      </w:pPr>
      <w:del w:id="62" w:author="Pete.Hulson" w:date="2022-06-24T15:12:00Z">
        <w:r w:rsidDel="00792F79">
          <w:fldChar w:fldCharType="begin"/>
        </w:r>
        <w:r w:rsidDel="00792F79">
          <w:delInstrText xml:space="preserve"> HYPERLINK \l "discussion" \h </w:delInstrText>
        </w:r>
        <w:r w:rsidDel="00792F79">
          <w:fldChar w:fldCharType="separate"/>
        </w:r>
        <w:r w:rsidDel="00792F79">
          <w:rPr>
            <w:rStyle w:val="Hyperlink"/>
          </w:rPr>
          <w:delText>Discussion</w:delText>
        </w:r>
        <w:r w:rsidDel="00792F79">
          <w:rPr>
            <w:rStyle w:val="Hyperlink"/>
          </w:rPr>
          <w:fldChar w:fldCharType="end"/>
        </w:r>
      </w:del>
    </w:p>
    <w:p w14:paraId="63585FDC" w14:textId="77777777" w:rsidR="001347FE" w:rsidDel="00792F79" w:rsidRDefault="00792F79">
      <w:pPr>
        <w:pStyle w:val="Compact"/>
        <w:numPr>
          <w:ilvl w:val="0"/>
          <w:numId w:val="18"/>
        </w:numPr>
        <w:rPr>
          <w:del w:id="63" w:author="Pete.Hulson" w:date="2022-06-24T15:12:00Z"/>
        </w:rPr>
      </w:pPr>
      <w:del w:id="64" w:author="Pete.Hulson" w:date="2022-06-24T15:12:00Z">
        <w:r w:rsidDel="00792F79">
          <w:fldChar w:fldCharType="begin"/>
        </w:r>
        <w:r w:rsidDel="00792F79">
          <w:delInstrText xml:space="preserve"> HYPERLINK \l "acknowledgments" \h </w:delInstrText>
        </w:r>
        <w:r w:rsidDel="00792F79">
          <w:fldChar w:fldCharType="separate"/>
        </w:r>
        <w:r w:rsidDel="00792F79">
          <w:rPr>
            <w:rStyle w:val="Hyperlink"/>
          </w:rPr>
          <w:delText>Acknowledgments</w:delText>
        </w:r>
        <w:r w:rsidDel="00792F79">
          <w:rPr>
            <w:rStyle w:val="Hyperlink"/>
          </w:rPr>
          <w:fldChar w:fldCharType="end"/>
        </w:r>
      </w:del>
    </w:p>
    <w:p w14:paraId="50626971" w14:textId="77777777" w:rsidR="001347FE" w:rsidDel="00792F79" w:rsidRDefault="00792F79">
      <w:pPr>
        <w:pStyle w:val="Compact"/>
        <w:numPr>
          <w:ilvl w:val="0"/>
          <w:numId w:val="18"/>
        </w:numPr>
        <w:rPr>
          <w:del w:id="65" w:author="Pete.Hulson" w:date="2022-06-24T15:12:00Z"/>
        </w:rPr>
      </w:pPr>
      <w:del w:id="66" w:author="Pete.Hulson" w:date="2022-06-24T15:12:00Z">
        <w:r w:rsidDel="00792F79">
          <w:fldChar w:fldCharType="begin"/>
        </w:r>
        <w:r w:rsidDel="00792F79">
          <w:delInstrText xml:space="preserve"> HYPERLINK \l "citations" \h </w:delInstrText>
        </w:r>
        <w:r w:rsidDel="00792F79">
          <w:fldChar w:fldCharType="separate"/>
        </w:r>
        <w:r w:rsidDel="00792F79">
          <w:rPr>
            <w:rStyle w:val="Hyperlink"/>
          </w:rPr>
          <w:delText>Citations</w:delText>
        </w:r>
        <w:r w:rsidDel="00792F79">
          <w:rPr>
            <w:rStyle w:val="Hyperlink"/>
          </w:rPr>
          <w:fldChar w:fldCharType="end"/>
        </w:r>
      </w:del>
    </w:p>
    <w:p w14:paraId="6A73EAD1" w14:textId="77777777" w:rsidR="001347FE" w:rsidDel="00792F79" w:rsidRDefault="00792F79">
      <w:pPr>
        <w:pStyle w:val="Compact"/>
        <w:numPr>
          <w:ilvl w:val="0"/>
          <w:numId w:val="18"/>
        </w:numPr>
        <w:rPr>
          <w:del w:id="67" w:author="Pete.Hulson" w:date="2022-06-24T15:12:00Z"/>
        </w:rPr>
      </w:pPr>
      <w:del w:id="68" w:author="Pete.Hulson" w:date="2022-06-24T15:12:00Z">
        <w:r w:rsidDel="00792F79">
          <w:fldChar w:fldCharType="begin"/>
        </w:r>
        <w:r w:rsidDel="00792F79">
          <w:delInstrText xml:space="preserve"> HYPERLINK \l "tables-\\newpage" \h </w:delInstrText>
        </w:r>
        <w:r w:rsidDel="00792F79">
          <w:fldChar w:fldCharType="separate"/>
        </w:r>
        <w:r w:rsidDel="00792F79">
          <w:rPr>
            <w:rStyle w:val="Hyperlink"/>
          </w:rPr>
          <w:delText xml:space="preserve">Tables </w:delText>
        </w:r>
        <w:r w:rsidDel="00792F79">
          <w:rPr>
            <w:rStyle w:val="Hyperlink"/>
          </w:rPr>
          <w:fldChar w:fldCharType="end"/>
        </w:r>
      </w:del>
    </w:p>
    <w:p w14:paraId="7C043ACD" w14:textId="77777777" w:rsidR="001347FE" w:rsidDel="00792F79" w:rsidRDefault="00792F79">
      <w:pPr>
        <w:pStyle w:val="Compact"/>
        <w:numPr>
          <w:ilvl w:val="0"/>
          <w:numId w:val="18"/>
        </w:numPr>
        <w:rPr>
          <w:del w:id="69" w:author="Pete.Hulson" w:date="2022-06-24T15:12:00Z"/>
        </w:rPr>
      </w:pPr>
      <w:del w:id="70" w:author="Pete.Hulson" w:date="2022-06-24T15:12:00Z">
        <w:r w:rsidDel="00792F79">
          <w:fldChar w:fldCharType="begin"/>
        </w:r>
        <w:r w:rsidDel="00792F79">
          <w:delInstrText xml:space="preserve"> HYPERLINK \l "figures" \h </w:delInstrText>
        </w:r>
        <w:r w:rsidDel="00792F79">
          <w:fldChar w:fldCharType="separate"/>
        </w:r>
        <w:r w:rsidDel="00792F79">
          <w:rPr>
            <w:rStyle w:val="Hyperlink"/>
          </w:rPr>
          <w:delText>Figures</w:delText>
        </w:r>
        <w:r w:rsidDel="00792F79">
          <w:rPr>
            <w:rStyle w:val="Hyperlink"/>
          </w:rPr>
          <w:fldChar w:fldCharType="end"/>
        </w:r>
      </w:del>
    </w:p>
    <w:p w14:paraId="4950B35F" w14:textId="77777777" w:rsidR="001347FE" w:rsidRDefault="00792F79" w:rsidP="00B07B68">
      <w:pPr>
        <w:pStyle w:val="FirstParagraph"/>
        <w:ind w:firstLine="720"/>
        <w:pPrChange w:id="71" w:author="Pete.Hulson" w:date="2022-06-24T15:50:00Z">
          <w:pPr/>
        </w:pPrChange>
      </w:pPr>
      <w:r>
        <w:br w:type="page"/>
      </w:r>
    </w:p>
    <w:p w14:paraId="37FE28BE" w14:textId="77777777" w:rsidR="001347FE" w:rsidRDefault="00792F79" w:rsidP="00792F79">
      <w:pPr>
        <w:pStyle w:val="Heading1"/>
        <w:pPrChange w:id="72" w:author="Pete.Hulson" w:date="2022-06-24T15:07:00Z">
          <w:pPr>
            <w:pStyle w:val="Heading1"/>
          </w:pPr>
        </w:pPrChange>
      </w:pPr>
      <w:bookmarkStart w:id="73" w:name="introduction"/>
      <w:bookmarkEnd w:id="37"/>
      <w:r>
        <w:lastRenderedPageBreak/>
        <w:t>Introduction</w:t>
      </w:r>
    </w:p>
    <w:p w14:paraId="2C6DC3B6" w14:textId="77777777" w:rsidR="001347FE" w:rsidRDefault="00792F79" w:rsidP="00792F79">
      <w:pPr>
        <w:pStyle w:val="FirstParagraph"/>
        <w:ind w:firstLine="720"/>
        <w:pPrChange w:id="74" w:author="Pete.Hulson" w:date="2022-06-24T15:14:00Z">
          <w:pPr>
            <w:pStyle w:val="FirstParagraph"/>
          </w:pPr>
        </w:pPrChange>
      </w:pPr>
      <w: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size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easuring and recording each fish length (each fish is placed on a measuring board, length is identified and the species, sex and measurement are recorded into a computer).</w:t>
      </w:r>
      <w:r>
        <w:br/>
        <w:t xml:space="preserve">This length measurement process is repeated over 100,000 times in a given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14:paraId="09F9E9EC" w14:textId="77777777" w:rsidR="001347FE" w:rsidRDefault="00792F79" w:rsidP="008F14E6">
      <w:pPr>
        <w:pStyle w:val="BodyText"/>
        <w:ind w:firstLine="720"/>
        <w:pPrChange w:id="75" w:author="Pete.Hulson" w:date="2022-06-24T15:15:00Z">
          <w:pPr>
            <w:pStyle w:val="BodyText"/>
          </w:pPr>
        </w:pPrChange>
      </w:pPr>
      <w:r>
        <w:t xml:space="preserve">In December of 2021, an AFSC working group was formed (the ‘Survey Workload Optimization’ working group, SWO) to evaluate the impacts on survey data of reducing sampling for sex within the length frequency data collections due to repetitive motion injuries that have been occurring on the bottom trawl surveys. From the stock assessment perspective, the primary concern when reducing the sampling for sex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sampling for sex within the length frequency data collection to answer two questions: (1) what is the impact of reducing sampling for sex on the uncertainty in the sex-specific length composition? And, (2) is there an </w:t>
      </w:r>
      <w:r>
        <w:lastRenderedPageBreak/>
        <w:t>acceptable level of increase in uncertainty in sex-specific length composition data due to sub-sampling for sex?</w:t>
      </w:r>
    </w:p>
    <w:p w14:paraId="538FBD2D" w14:textId="77777777" w:rsidR="001347FE" w:rsidRDefault="00792F79" w:rsidP="00792F79">
      <w:pPr>
        <w:pStyle w:val="Heading1"/>
        <w:pPrChange w:id="76" w:author="Pete.Hulson" w:date="2022-06-24T15:07:00Z">
          <w:pPr>
            <w:pStyle w:val="Heading1"/>
          </w:pPr>
        </w:pPrChange>
      </w:pPr>
      <w:bookmarkStart w:id="77" w:name="materials-and-methods"/>
      <w:bookmarkEnd w:id="73"/>
      <w:r>
        <w:t>Materials and Methods</w:t>
      </w:r>
    </w:p>
    <w:p w14:paraId="4C595B43" w14:textId="77777777" w:rsidR="001347FE" w:rsidRPr="00792F79" w:rsidRDefault="00792F79" w:rsidP="00792F79">
      <w:pPr>
        <w:pStyle w:val="Heading2"/>
        <w:rPr>
          <w:i/>
          <w:sz w:val="24"/>
          <w:szCs w:val="24"/>
          <w:rPrChange w:id="78" w:author="Pete.Hulson" w:date="2022-06-24T15:13:00Z">
            <w:rPr/>
          </w:rPrChange>
        </w:rPr>
        <w:pPrChange w:id="79" w:author="Pete.Hulson" w:date="2022-06-24T15:07:00Z">
          <w:pPr>
            <w:pStyle w:val="Heading2"/>
          </w:pPr>
        </w:pPrChange>
      </w:pPr>
      <w:bookmarkStart w:id="80" w:name="survey-data"/>
      <w:r w:rsidRPr="00792F79">
        <w:rPr>
          <w:i/>
          <w:sz w:val="24"/>
          <w:szCs w:val="24"/>
          <w:rPrChange w:id="81" w:author="Pete.Hulson" w:date="2022-06-24T15:13:00Z">
            <w:rPr/>
          </w:rPrChange>
        </w:rPr>
        <w:t>Survey data</w:t>
      </w:r>
    </w:p>
    <w:p w14:paraId="1B0EF31B" w14:textId="77777777" w:rsidR="001347FE" w:rsidRDefault="00792F79" w:rsidP="008F14E6">
      <w:pPr>
        <w:pStyle w:val="FirstParagraph"/>
        <w:ind w:firstLine="720"/>
        <w:pPrChange w:id="82" w:author="Pete.Hulson" w:date="2022-06-24T15:18:00Z">
          <w:pPr>
            <w:pStyle w:val="FirstParagraph"/>
          </w:pPr>
        </w:pPrChange>
      </w:pPr>
      <w:r>
        <w:t>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and a length threshold is determined (e.g. approximately 10-15 cm for walleye pollock) below which sex is coded as “unsexed”.</w:t>
      </w:r>
    </w:p>
    <w:p w14:paraId="27911D84" w14:textId="77777777" w:rsidR="001347FE" w:rsidRDefault="00792F79" w:rsidP="008F14E6">
      <w:pPr>
        <w:pStyle w:val="BodyText"/>
        <w:ind w:firstLine="720"/>
        <w:pPrChange w:id="83" w:author="Pete.Hulson" w:date="2022-06-24T15:18:00Z">
          <w:pPr>
            <w:pStyle w:val="BodyText"/>
          </w:pPr>
        </w:pPrChange>
      </w:pPr>
      <w:r>
        <w:t>Survey length sub-sampling protocols have been altered at least once during the time series. Prior to an analysis of length frequency sample size (Gerritsen and McGrath 2007), AFSC trawl survey standard operating procedures directed scientists to collect a minimum of 200 length specimens per species where more than 200 were in a trawl sample. In the EBS survey, the principles suggested by Gerritsen and McGrath (2007), specify that 10 random length specimens should be sampled for each size bin range of a sample, have been applied to some species, although with varying consistency.</w:t>
      </w:r>
    </w:p>
    <w:p w14:paraId="0526081B" w14:textId="77777777" w:rsidR="001347FE" w:rsidRDefault="00792F79" w:rsidP="008F14E6">
      <w:pPr>
        <w:pStyle w:val="BodyText"/>
        <w:ind w:firstLine="720"/>
        <w:pPrChange w:id="84" w:author="Pete.Hulson" w:date="2022-06-24T15:19:00Z">
          <w:pPr>
            <w:pStyle w:val="BodyText"/>
          </w:pPr>
        </w:pPrChange>
      </w:pPr>
      <w:r>
        <w:t xml:space="preserve">The database (i.e., RACEBASE) was queried based on functions used in the sumfish package in </w:t>
      </w:r>
      <w:r w:rsidRPr="008F14E6">
        <w:rPr>
          <w:rPrChange w:id="85" w:author="Pete.Hulson" w:date="2022-06-24T15:19:00Z">
            <w:rPr/>
          </w:rPrChange>
        </w:rPr>
        <w:t>Program R (</w:t>
      </w:r>
      <w:r w:rsidRPr="008F14E6">
        <w:rPr>
          <w:rPrChange w:id="86" w:author="Pete.Hulson" w:date="2022-06-24T15:19:00Z">
            <w:rPr/>
          </w:rPrChange>
        </w:rPr>
        <w:fldChar w:fldCharType="begin"/>
      </w:r>
      <w:r w:rsidRPr="008F14E6">
        <w:rPr>
          <w:rPrChange w:id="87" w:author="Pete.Hulson" w:date="2022-06-24T15:19:00Z">
            <w:rPr/>
          </w:rPrChange>
        </w:rPr>
        <w:instrText xml:space="preserve"> HYPERLINK "https://github.com/afsc-gap-products/sumfish" \h </w:instrText>
      </w:r>
      <w:r w:rsidRPr="008F14E6">
        <w:rPr>
          <w:rPrChange w:id="88" w:author="Pete.Hulson" w:date="2022-06-24T15:19:00Z">
            <w:rPr/>
          </w:rPrChange>
        </w:rPr>
        <w:fldChar w:fldCharType="separate"/>
      </w:r>
      <w:r w:rsidRPr="008F14E6">
        <w:rPr>
          <w:rStyle w:val="Hyperlink"/>
          <w:color w:val="auto"/>
          <w:rPrChange w:id="89" w:author="Pete.Hulson" w:date="2022-06-24T15:19:00Z">
            <w:rPr>
              <w:rStyle w:val="Hyperlink"/>
            </w:rPr>
          </w:rPrChange>
        </w:rPr>
        <w:t>https://github.com/afsc-gap-products/sumfish</w:t>
      </w:r>
      <w:r w:rsidRPr="008F14E6">
        <w:rPr>
          <w:rStyle w:val="Hyperlink"/>
          <w:color w:val="auto"/>
          <w:rPrChange w:id="90" w:author="Pete.Hulson" w:date="2022-06-24T15:19:00Z">
            <w:rPr>
              <w:rStyle w:val="Hyperlink"/>
            </w:rPr>
          </w:rPrChange>
        </w:rPr>
        <w:fldChar w:fldCharType="end"/>
      </w:r>
      <w:r w:rsidRPr="008F14E6">
        <w:rPr>
          <w:rPrChange w:id="91" w:author="Pete.Hulson" w:date="2022-06-24T15:19:00Z">
            <w:rPr/>
          </w:rPrChange>
        </w:rPr>
        <w:t xml:space="preserve">). Raw </w:t>
      </w:r>
      <w:r>
        <w:t>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 structured assessment models, but also include stocks assessed solely with trawl survey biomass estimates.</w:t>
      </w:r>
    </w:p>
    <w:p w14:paraId="1F119B4C" w14:textId="77777777" w:rsidR="001347FE" w:rsidRPr="008F14E6" w:rsidRDefault="00792F79" w:rsidP="00792F79">
      <w:pPr>
        <w:pStyle w:val="Heading2"/>
        <w:rPr>
          <w:i/>
          <w:sz w:val="24"/>
          <w:szCs w:val="24"/>
          <w:rPrChange w:id="92" w:author="Pete.Hulson" w:date="2022-06-24T15:19:00Z">
            <w:rPr/>
          </w:rPrChange>
        </w:rPr>
        <w:pPrChange w:id="93" w:author="Pete.Hulson" w:date="2022-06-24T15:07:00Z">
          <w:pPr>
            <w:pStyle w:val="Heading2"/>
          </w:pPr>
        </w:pPrChange>
      </w:pPr>
      <w:bookmarkStart w:id="94" w:name="Xd8ad7f23c7ab5ea1a5be8373fea30b2e386de14"/>
      <w:bookmarkEnd w:id="80"/>
      <w:r w:rsidRPr="008F14E6">
        <w:rPr>
          <w:i/>
          <w:sz w:val="24"/>
          <w:szCs w:val="24"/>
          <w:rPrChange w:id="95" w:author="Pete.Hulson" w:date="2022-06-24T15:19:00Z">
            <w:rPr/>
          </w:rPrChange>
        </w:rPr>
        <w:lastRenderedPageBreak/>
        <w:t>Expanding length frequency to population abundance at length</w:t>
      </w:r>
    </w:p>
    <w:p w14:paraId="017F81E3" w14:textId="77777777" w:rsidR="001347FE" w:rsidRDefault="00792F79" w:rsidP="008F14E6">
      <w:pPr>
        <w:pStyle w:val="FirstParagraph"/>
        <w:ind w:firstLine="720"/>
        <w:pPrChange w:id="96" w:author="Pete.Hulson" w:date="2022-06-24T15:19:00Z">
          <w:pPr>
            <w:pStyle w:val="FirstParagraph"/>
          </w:pPr>
        </w:pPrChange>
      </w:pPr>
      <w:r>
        <w:t>Length frequency samples collected by the AFSC bottom trawl surveys are expanded by catch and stratum area to obtain estimates of population abundance at length. This is often referred to as the ‘first stage expansion’ and is a common method to obtain population estimates at length from area-swept survey data Miller and Skalski (2006). Population abundance at length are computed for three sex categories: males, females, and unsexed at the stratum level, which are then summed across stratum to obtain the population abundance at length for the management-scale region (i.e., EBS, AI, or GOA), these can also be summed to any sub-region level.</w:t>
      </w:r>
    </w:p>
    <w:p w14:paraId="13A69BB0" w14:textId="77777777" w:rsidR="001347FE" w:rsidRDefault="00792F79" w:rsidP="008F14E6">
      <w:pPr>
        <w:pStyle w:val="BodyText"/>
        <w:ind w:firstLine="720"/>
        <w:pPrChange w:id="97" w:author="Pete.Hulson" w:date="2022-06-24T15:19:00Z">
          <w:pPr>
            <w:pStyle w:val="BodyText"/>
          </w:pPr>
        </w:pPrChange>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79AF6795"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925B0C2"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14:paraId="15FADAD2" w14:textId="77777777" w:rsidR="001347FE" w:rsidRDefault="00792F79">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53A963AF"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which is computed as the net width multiplied by the time on bottom, or, the area swept by 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14:paraId="24620FA9"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60FF8D20" w14:textId="77777777" w:rsidR="001347FE" w:rsidRDefault="00792F79">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14:paraId="46D5F072"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18762DDE"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r>
        <w:rPr>
          <w:i/>
          <w:iCs/>
        </w:rPr>
        <w:t>sx</w:t>
      </w:r>
      <w:r>
        <w:t xml:space="preserve"> and length-</w:t>
      </w:r>
      <w:r>
        <w:rPr>
          <w:i/>
          <w:iCs/>
        </w:rPr>
        <w:t>l</w:t>
      </w:r>
      <w:r>
        <w:t>. In some cases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strata-st with:</w:t>
      </w:r>
    </w:p>
    <w:p w14:paraId="08CA5912"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14:paraId="55C7BC96" w14:textId="77777777" w:rsidR="001347FE" w:rsidRDefault="00792F79">
      <w:pPr>
        <w:pStyle w:val="FirstParagraph"/>
      </w:pPr>
      <w:r>
        <w:t xml:space="preserve">and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6A9AB768" w14:textId="77777777" w:rsidR="001347FE" w:rsidRPr="008F14E6" w:rsidRDefault="00792F79" w:rsidP="00792F79">
      <w:pPr>
        <w:pStyle w:val="Heading2"/>
        <w:rPr>
          <w:i/>
          <w:sz w:val="24"/>
          <w:szCs w:val="24"/>
          <w:rPrChange w:id="98" w:author="Pete.Hulson" w:date="2022-06-24T15:20:00Z">
            <w:rPr/>
          </w:rPrChange>
        </w:rPr>
        <w:pPrChange w:id="99" w:author="Pete.Hulson" w:date="2022-06-24T15:07:00Z">
          <w:pPr>
            <w:pStyle w:val="Heading2"/>
          </w:pPr>
        </w:pPrChange>
      </w:pPr>
      <w:bookmarkStart w:id="100" w:name="bootstrap-simulation-framework"/>
      <w:bookmarkEnd w:id="94"/>
      <w:r w:rsidRPr="008F14E6">
        <w:rPr>
          <w:i/>
          <w:sz w:val="24"/>
          <w:szCs w:val="24"/>
          <w:rPrChange w:id="101" w:author="Pete.Hulson" w:date="2022-06-24T15:20:00Z">
            <w:rPr/>
          </w:rPrChange>
        </w:rPr>
        <w:t>Bootstrap-simulation framework</w:t>
      </w:r>
    </w:p>
    <w:p w14:paraId="4C7B06B8" w14:textId="77777777" w:rsidR="001347FE" w:rsidDel="008F14E6" w:rsidRDefault="00792F79" w:rsidP="008F14E6">
      <w:pPr>
        <w:pStyle w:val="FirstParagraph"/>
        <w:ind w:firstLine="720"/>
        <w:rPr>
          <w:del w:id="102" w:author="Pete.Hulson" w:date="2022-06-24T15:20:00Z"/>
        </w:rPr>
        <w:pPrChange w:id="103" w:author="Pete.Hulson" w:date="2022-06-24T15:20:00Z">
          <w:pPr>
            <w:pStyle w:val="BodyText"/>
          </w:pPr>
        </w:pPrChange>
      </w:pPr>
      <w:r>
        <w:t>To evaluate the effect of sub-sampling length frequency collections we developed a bootstrap-simulation framework that allowed for reductions in the number of sexed length frequencies collected. We used the historical length frequency data that were collected from the bottom trawl surveys to evaluate the impact of reduced sex-specific length frequency data. In simple terms, the simulation framework that we developed would select a pre-determined number of fish from the length frequency collections that would then be subsequently sexed, the remaining length frequency data (regardless of whether sex was actually determined in the historical data) was classified as ‘unsexed’.</w:t>
      </w:r>
    </w:p>
    <w:p w14:paraId="26BD96F0" w14:textId="77777777" w:rsidR="008F14E6" w:rsidRPr="008F14E6" w:rsidRDefault="008F14E6" w:rsidP="008F14E6">
      <w:pPr>
        <w:pStyle w:val="BodyText"/>
        <w:ind w:firstLine="720"/>
        <w:rPr>
          <w:ins w:id="104" w:author="Pete.Hulson" w:date="2022-06-24T15:20:00Z"/>
          <w:rPrChange w:id="105" w:author="Pete.Hulson" w:date="2022-06-24T15:20:00Z">
            <w:rPr>
              <w:ins w:id="106" w:author="Pete.Hulson" w:date="2022-06-24T15:20:00Z"/>
            </w:rPr>
          </w:rPrChange>
        </w:rPr>
        <w:pPrChange w:id="107" w:author="Pete.Hulson" w:date="2022-06-24T15:20:00Z">
          <w:pPr>
            <w:pStyle w:val="FirstParagraph"/>
          </w:pPr>
        </w:pPrChange>
      </w:pPr>
    </w:p>
    <w:p w14:paraId="525443B6" w14:textId="77777777" w:rsidR="001347FE" w:rsidRDefault="00792F79" w:rsidP="008F14E6">
      <w:pPr>
        <w:pStyle w:val="FirstParagraph"/>
        <w:ind w:firstLine="720"/>
        <w:pPrChange w:id="108" w:author="Pete.Hulson" w:date="2022-06-24T15:20:00Z">
          <w:pPr>
            <w:pStyle w:val="BodyText"/>
          </w:pPr>
        </w:pPrChange>
      </w:pPr>
      <w:r>
        <w:t xml:space="preserve">The bootstrap-simulation framework is composed of a suite of nested resampling protocols. Bootstrap resampling was performed either with replacement (wr) or without replacement (wor) depending on the needs of a particular protocol. Functions to run the sampling protocols were developed in a compartmentalized manner to provide for substantial flexibility in </w:t>
      </w:r>
      <w:r>
        <w:lastRenderedPageBreak/>
        <w:t>exploring desired resampling protocols. The order of operations (Figure 1) has the following schedule, with steps 1-3 being optional switches:</w:t>
      </w:r>
    </w:p>
    <w:p w14:paraId="05B684BF" w14:textId="77777777" w:rsidR="001347FE" w:rsidRDefault="00792F79">
      <w:pPr>
        <w:pStyle w:val="Compact"/>
        <w:numPr>
          <w:ilvl w:val="0"/>
          <w:numId w:val="20"/>
        </w:numPr>
      </w:pPr>
      <w:r>
        <w:t>Resample hauls (wr) from the set of hauls with associated catch per unit effort (in numbers)</w:t>
      </w:r>
    </w:p>
    <w:p w14:paraId="460F4EE1" w14:textId="77777777" w:rsidR="001347FE" w:rsidRDefault="00792F79">
      <w:pPr>
        <w:pStyle w:val="Compact"/>
        <w:numPr>
          <w:ilvl w:val="0"/>
          <w:numId w:val="20"/>
        </w:numPr>
      </w:pPr>
      <w:r>
        <w:t>Within the resampled hauls from step 1, resample the observed lengths (wr)</w:t>
      </w:r>
    </w:p>
    <w:p w14:paraId="5451F01E" w14:textId="77777777" w:rsidR="001347FE" w:rsidRDefault="00792F79">
      <w:pPr>
        <w:pStyle w:val="Compact"/>
        <w:numPr>
          <w:ilvl w:val="0"/>
          <w:numId w:val="20"/>
        </w:numPr>
      </w:pPr>
      <w:r>
        <w:t>From the resampled lengths in step 2, subset the lengths (wor) with observed sex (either male or female) and sample these sex-length pairs at the sub-sampling level determined in step 2; equation (6)</w:t>
      </w:r>
    </w:p>
    <w:p w14:paraId="66759BB1" w14:textId="77777777" w:rsidR="001347FE" w:rsidRDefault="00792F79">
      <w:pPr>
        <w:pStyle w:val="Compact"/>
        <w:numPr>
          <w:ilvl w:val="0"/>
          <w:numId w:val="20"/>
        </w:numPr>
      </w:pPr>
      <w:r>
        <w:t>Calculate sex-specific population abundance at length, using equations (1) - (5)</w:t>
      </w:r>
    </w:p>
    <w:p w14:paraId="48E2CB9D" w14:textId="77777777" w:rsidR="001347FE" w:rsidRDefault="00792F79" w:rsidP="008F14E6">
      <w:pPr>
        <w:pStyle w:val="FirstParagraph"/>
        <w:pPrChange w:id="109" w:author="Pete.Hulson" w:date="2022-06-24T15:20:00Z">
          <w:pPr>
            <w:pStyle w:val="FirstParagraph"/>
          </w:pPr>
        </w:pPrChange>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w:t>
      </w:r>
    </w:p>
    <w:p w14:paraId="3FAA189B" w14:textId="77777777" w:rsidR="001347FE" w:rsidRDefault="00792F79">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14:paraId="7B7ED297" w14:textId="77777777" w:rsidR="001347FE" w:rsidRDefault="00792F79">
      <w:pPr>
        <w:pStyle w:val="FirstParagraph"/>
      </w:pPr>
      <w:r>
        <w:t>The bootstrap-simulation then repeated steps 1-3 iteratively for each sex sub-sample size determined in step 1, providing iterated sex-specific population abundance at length that was then compared to the historical sex-specific population abundance at length determined by the bottom trawl surveys.</w:t>
      </w:r>
    </w:p>
    <w:p w14:paraId="4B61D45B" w14:textId="77777777" w:rsidR="001347FE" w:rsidRDefault="00792F79" w:rsidP="008F14E6">
      <w:pPr>
        <w:pStyle w:val="BodyText"/>
        <w:ind w:firstLine="720"/>
        <w:pPrChange w:id="110" w:author="Pete.Hulson" w:date="2022-06-24T15:20:00Z">
          <w:pPr>
            <w:pStyle w:val="BodyText"/>
          </w:pPr>
        </w:pPrChange>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which was a level for which the variability in population abundance at length results had stabilized, and applied the bootstrap-simulation to the most recent 3 years of the </w:t>
      </w:r>
      <w:r>
        <w:lastRenderedPageBreak/>
        <w:t xml:space="preserve">respective bottom trawl surveys, which were the </w:t>
      </w:r>
      <w:r w:rsidRPr="008F14E6">
        <w:rPr>
          <w:rPrChange w:id="111" w:author="Pete.Hulson" w:date="2022-06-24T15:21:00Z">
            <w:rPr/>
          </w:rPrChange>
        </w:rPr>
        <w:t>most indicative of the current sampling levels. The bootstrap-simulation was developed in R (R Core Team 2022) and is available via GitHub as an R package (</w:t>
      </w:r>
      <w:r w:rsidRPr="008F14E6">
        <w:rPr>
          <w:rPrChange w:id="112" w:author="Pete.Hulson" w:date="2022-06-24T15:21:00Z">
            <w:rPr/>
          </w:rPrChange>
        </w:rPr>
        <w:fldChar w:fldCharType="begin"/>
      </w:r>
      <w:r w:rsidRPr="008F14E6">
        <w:rPr>
          <w:rPrChange w:id="113" w:author="Pete.Hulson" w:date="2022-06-24T15:21:00Z">
            <w:rPr/>
          </w:rPrChange>
        </w:rPr>
        <w:instrText xml:space="preserve"> HYPERLINK "https://github.com/BenWilliams-NOAA/swo" \h </w:instrText>
      </w:r>
      <w:r w:rsidRPr="008F14E6">
        <w:rPr>
          <w:rPrChange w:id="114" w:author="Pete.Hulson" w:date="2022-06-24T15:21:00Z">
            <w:rPr/>
          </w:rPrChange>
        </w:rPr>
        <w:fldChar w:fldCharType="separate"/>
      </w:r>
      <w:r w:rsidRPr="008F14E6">
        <w:rPr>
          <w:rStyle w:val="Hyperlink"/>
          <w:color w:val="auto"/>
          <w:rPrChange w:id="115" w:author="Pete.Hulson" w:date="2022-06-24T15:21:00Z">
            <w:rPr>
              <w:rStyle w:val="Hyperlink"/>
            </w:rPr>
          </w:rPrChange>
        </w:rPr>
        <w:t>https://github.com/BenWilliams-NOAA/swo</w:t>
      </w:r>
      <w:r w:rsidRPr="008F14E6">
        <w:rPr>
          <w:rStyle w:val="Hyperlink"/>
          <w:color w:val="auto"/>
          <w:rPrChange w:id="116" w:author="Pete.Hulson" w:date="2022-06-24T15:21:00Z">
            <w:rPr>
              <w:rStyle w:val="Hyperlink"/>
            </w:rPr>
          </w:rPrChange>
        </w:rPr>
        <w:fldChar w:fldCharType="end"/>
      </w:r>
      <w:r w:rsidRPr="008F14E6">
        <w:rPr>
          <w:rPrChange w:id="117" w:author="Pete.Hulson" w:date="2022-06-24T15:21:00Z">
            <w:rPr/>
          </w:rPrChange>
        </w:rPr>
        <w:t>).</w:t>
      </w:r>
    </w:p>
    <w:p w14:paraId="031C7750" w14:textId="77777777" w:rsidR="001347FE" w:rsidRPr="008F14E6" w:rsidRDefault="00792F79" w:rsidP="00792F79">
      <w:pPr>
        <w:pStyle w:val="Heading2"/>
        <w:rPr>
          <w:i/>
          <w:sz w:val="24"/>
          <w:szCs w:val="24"/>
          <w:rPrChange w:id="118" w:author="Pete.Hulson" w:date="2022-06-24T15:21:00Z">
            <w:rPr/>
          </w:rPrChange>
        </w:rPr>
        <w:pPrChange w:id="119" w:author="Pete.Hulson" w:date="2022-06-24T15:07:00Z">
          <w:pPr>
            <w:pStyle w:val="Heading2"/>
          </w:pPr>
        </w:pPrChange>
      </w:pPr>
      <w:bookmarkStart w:id="120" w:name="X49e5b874be9fc021dfa0f52613416c6c55da08d"/>
      <w:bookmarkEnd w:id="100"/>
      <w:r w:rsidRPr="008F14E6">
        <w:rPr>
          <w:i/>
          <w:sz w:val="24"/>
          <w:szCs w:val="24"/>
          <w:rPrChange w:id="121" w:author="Pete.Hulson" w:date="2022-06-24T15:21:00Z">
            <w:rPr/>
          </w:rPrChange>
        </w:rPr>
        <w:t>Computing effective and input sample size</w:t>
      </w:r>
    </w:p>
    <w:p w14:paraId="7619D9C7" w14:textId="77777777" w:rsidR="001347FE" w:rsidRDefault="00792F79" w:rsidP="008F14E6">
      <w:pPr>
        <w:pStyle w:val="FirstParagraph"/>
        <w:ind w:firstLine="720"/>
        <w:pPrChange w:id="122" w:author="Pete.Hulson" w:date="2022-06-24T15:21:00Z">
          <w:pPr>
            <w:pStyle w:val="FirstParagraph"/>
          </w:pPr>
        </w:pPrChange>
      </w:pPr>
      <w:r>
        <w:t>Effective sample size,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given by:</w:t>
      </w:r>
    </w:p>
    <w:p w14:paraId="58C49D75" w14:textId="77777777" w:rsidR="001347FE" w:rsidRDefault="00792F79">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09D96D25"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p>
    <w:p w14:paraId="753CDD89" w14:textId="77777777" w:rsidR="001347FE" w:rsidRDefault="00792F79" w:rsidP="008F14E6">
      <w:pPr>
        <w:pStyle w:val="BodyText"/>
        <w:ind w:firstLine="720"/>
        <w:pPrChange w:id="123" w:author="Pete.Hulson" w:date="2022-06-24T15:21:00Z">
          <w:pPr>
            <w:pStyle w:val="BodyText"/>
          </w:pPr>
        </w:pPrChange>
      </w:pPr>
      <w:r>
        <w:t xml:space="preserve">In this bootstrap-simulation the underlying length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length composition (the effective sample size for the total length composition, as the sum of population abundance at length, was also computed). Thus, across each iteration of the bootstrap simulation we computed an effective sample size that indicated the amount of increased uncertainty that was caused by sub-sampling sexed length frequency data. To summarize effective sample size across iterations we used the harmonic mean, which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we are referring to the effective sample sizes that were computed for each iteration of the bootstrap-simulation, when we use the term ‘input sample size’ we are referring to the harmonic mean of the iterated effective sample sizes.</w:t>
      </w:r>
    </w:p>
    <w:p w14:paraId="3B0BBA58" w14:textId="77777777" w:rsidR="001347FE" w:rsidRDefault="00792F79" w:rsidP="00792F79">
      <w:pPr>
        <w:pStyle w:val="Heading1"/>
        <w:pPrChange w:id="124" w:author="Pete.Hulson" w:date="2022-06-24T15:07:00Z">
          <w:pPr>
            <w:pStyle w:val="Heading1"/>
          </w:pPr>
        </w:pPrChange>
      </w:pPr>
      <w:bookmarkStart w:id="125" w:name="results"/>
      <w:bookmarkEnd w:id="77"/>
      <w:bookmarkEnd w:id="120"/>
      <w:r>
        <w:lastRenderedPageBreak/>
        <w:t>Results</w:t>
      </w:r>
    </w:p>
    <w:p w14:paraId="4BF89943" w14:textId="77777777" w:rsidR="001347FE" w:rsidRDefault="00792F79" w:rsidP="008F14E6">
      <w:pPr>
        <w:pStyle w:val="FirstParagraph"/>
        <w:ind w:firstLine="720"/>
        <w:pPrChange w:id="126" w:author="Pete.Hulson" w:date="2022-06-24T15:22:00Z">
          <w:pPr>
            <w:pStyle w:val="FirstParagraph"/>
          </w:pPr>
        </w:pPrChange>
      </w:pPr>
      <w:r>
        <w:t>The species with the greatest average total number of lengths sampled varied by the regional-specific surveys (Tables 1 - 3). The top five species for the eastern Bering Sea shelf 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These trends were similar within 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14:paraId="1B1C6A45" w14:textId="77777777" w:rsidR="001347FE" w:rsidRDefault="00792F79" w:rsidP="008F14E6">
      <w:pPr>
        <w:pStyle w:val="BodyText"/>
        <w:ind w:firstLine="720"/>
        <w:pPrChange w:id="127" w:author="Pete.Hulson" w:date="2022-06-24T15:22:00Z">
          <w:pPr>
            <w:pStyle w:val="BodyText"/>
          </w:pPr>
        </w:pPrChange>
      </w:pPr>
      <w:r>
        <w:t>The number of sexed sampled lengths per haul for species of interest are summarized in (Figures 2 - 4) for the most recent three years of data. All summarize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14:paraId="2C25A51F" w14:textId="77777777" w:rsidR="001347FE" w:rsidRDefault="00792F79" w:rsidP="008F14E6">
      <w:pPr>
        <w:pStyle w:val="BodyText"/>
        <w:ind w:firstLine="720"/>
        <w:pPrChange w:id="128" w:author="Pete.Hulson" w:date="2022-06-24T15:22:00Z">
          <w:pPr>
            <w:pStyle w:val="BodyText"/>
          </w:pPr>
        </w:pPrChange>
      </w:pPr>
      <w:r>
        <w:t xml:space="preserve">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w:t>
      </w:r>
      <w:proofErr w:type="spellStart"/>
      <w:r>
        <w:t>arrowtooth</w:t>
      </w:r>
      <w:proofErr w:type="spellEnd"/>
      <w:r>
        <w:t xml:space="preserve"> flounder in </w:t>
      </w:r>
      <w:ins w:id="129" w:author="Pete.Hulson" w:date="2022-06-24T15:23:00Z">
        <w:r w:rsidR="008F14E6">
          <w:t>eastern Bering Sea (Figure 6)</w:t>
        </w:r>
        <w:r w:rsidR="008F14E6">
          <w:t xml:space="preserve"> and </w:t>
        </w:r>
      </w:ins>
      <w:r>
        <w:t>the Gulf of Alaska (Figure 7)</w:t>
      </w:r>
      <w:del w:id="130" w:author="Pete.Hulson" w:date="2022-06-24T15:23:00Z">
        <w:r w:rsidDel="008F14E6">
          <w:delText xml:space="preserve"> and eastern Bering Sea (Figure 6)</w:delText>
        </w:r>
      </w:del>
      <w:r>
        <w:t xml:space="preserve">, and walleye </w:t>
      </w:r>
      <w:proofErr w:type="spellStart"/>
      <w:r>
        <w:t>pollock</w:t>
      </w:r>
      <w:proofErr w:type="spellEnd"/>
      <w:r>
        <w:t xml:space="preserve"> in the eastern Bering Sea (Figure 6), with the most extreme difference resulting for eastern Bering Sea walleye pollock. For all the species and regions investigated the mean of the replicated effective </w:t>
      </w:r>
      <w:r>
        <w:lastRenderedPageBreak/>
        <w:t>sample size for the total length composition (the sum of the female, male, and unsexed population at length estimates) were insensitive to the sexed sub-sampling cases.</w:t>
      </w:r>
    </w:p>
    <w:p w14:paraId="3B3C57C0" w14:textId="77777777" w:rsidR="001347FE" w:rsidRDefault="00792F79" w:rsidP="008F14E6">
      <w:pPr>
        <w:pStyle w:val="BodyText"/>
        <w:ind w:firstLine="720"/>
        <w:pPrChange w:id="131" w:author="Pete.Hulson" w:date="2022-06-24T15:23:00Z">
          <w:pPr>
            <w:pStyle w:val="BodyText"/>
          </w:pPr>
        </w:pPrChange>
      </w:pPr>
      <w:r>
        <w:t xml:space="preserve">Results of the sex-specific input sample size for length composition also mimicked the results of the replicated effective sample size for each region; as the sexed sub-sampling level increased the input sample size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input sample size is associated with the sample size for that year, it is also related to the structure of the length composition (i.e., uni- or multi-modal length compositions). Sex-specific input sample sizes for length frequency ranged from around 50 to </w:t>
      </w:r>
      <w:ins w:id="132" w:author="Pete.Hulson" w:date="2022-06-24T15:25:00Z">
        <w:r w:rsidR="00C06F40">
          <w:t>1,20</w:t>
        </w:r>
      </w:ins>
      <w:del w:id="133" w:author="Pete.Hulson" w:date="2022-06-24T15:25:00Z">
        <w:r w:rsidDel="00C06F40">
          <w:delText>75</w:delText>
        </w:r>
      </w:del>
      <w:r>
        <w:t xml:space="preserve">0 for the Aleutian Islands bottom trawl survey (Figure 8), 500 to </w:t>
      </w:r>
      <w:ins w:id="134" w:author="Pete.Hulson" w:date="2022-06-24T15:26:00Z">
        <w:r w:rsidR="00C06F40">
          <w:t>3</w:t>
        </w:r>
      </w:ins>
      <w:del w:id="135" w:author="Pete.Hulson" w:date="2022-06-24T15:26:00Z">
        <w:r w:rsidDel="00C06F40">
          <w:delText>2</w:delText>
        </w:r>
      </w:del>
      <w:r>
        <w:t>,000 for the eastern Bering Sea bottom trawl survey (Figure 9), and</w:t>
      </w:r>
      <w:ins w:id="136" w:author="Pete.Hulson" w:date="2022-06-24T15:27:00Z">
        <w:r w:rsidR="00C06F40">
          <w:rPr>
            <w:i/>
            <w:iCs/>
          </w:rPr>
          <w:t xml:space="preserve"> </w:t>
        </w:r>
        <w:r w:rsidR="00C06F40">
          <w:rPr>
            <w:iCs/>
          </w:rPr>
          <w:t>50</w:t>
        </w:r>
      </w:ins>
      <w:del w:id="137" w:author="Pete.Hulson" w:date="2022-06-24T15:27:00Z">
        <w:r w:rsidDel="00C06F40">
          <w:delText xml:space="preserve"> </w:delText>
        </w:r>
        <w:r w:rsidDel="00C06F40">
          <w:rPr>
            <w:i/>
            <w:iCs/>
          </w:rPr>
          <w:delText>X</w:delText>
        </w:r>
      </w:del>
      <w:r>
        <w:t xml:space="preserve"> to </w:t>
      </w:r>
      <w:ins w:id="138" w:author="Pete.Hulson" w:date="2022-06-24T15:27:00Z">
        <w:r w:rsidR="00C06F40">
          <w:t xml:space="preserve">3,000 </w:t>
        </w:r>
      </w:ins>
      <w:del w:id="139" w:author="Pete.Hulson" w:date="2022-06-24T15:27:00Z">
        <w:r w:rsidDel="00C06F40">
          <w:rPr>
            <w:i/>
            <w:iCs/>
          </w:rPr>
          <w:delText>X</w:delText>
        </w:r>
        <w:r w:rsidDel="00C06F40">
          <w:delText xml:space="preserve"> </w:delText>
        </w:r>
      </w:del>
      <w:r>
        <w:t xml:space="preserve">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w:t>
      </w:r>
      <w:ins w:id="140" w:author="Pete.Hulson" w:date="2022-06-24T15:28:00Z">
        <w:r w:rsidR="00C06F40">
          <w:t>4</w:t>
        </w:r>
      </w:ins>
      <w:del w:id="141" w:author="Pete.Hulson" w:date="2022-06-24T15:28:00Z">
        <w:r w:rsidDel="00C06F40">
          <w:delText>3</w:delText>
        </w:r>
      </w:del>
      <w:r>
        <w:t>,500 for more frequently sampled species in the Aleutian Islands, eastern Bering Sea, and Gulf of Alaska.</w:t>
      </w:r>
    </w:p>
    <w:p w14:paraId="14FF3127" w14:textId="77777777" w:rsidR="001347FE" w:rsidRDefault="00792F79" w:rsidP="00C06F40">
      <w:pPr>
        <w:pStyle w:val="BodyText"/>
        <w:ind w:firstLine="720"/>
        <w:pPrChange w:id="142" w:author="Pete.Hulson" w:date="2022-06-24T15:28:00Z">
          <w:pPr>
            <w:pStyle w:val="BodyText"/>
          </w:pPr>
        </w:pPrChange>
      </w:pPr>
      <w:r>
        <w:t>Compared to the base input sample size</w:t>
      </w:r>
      <w:ins w:id="143" w:author="Pete.Hulson" w:date="2022-06-24T15:29:00Z">
        <w:r w:rsidR="00C06F40">
          <w:t xml:space="preserve"> (the case using the full historical data set)</w:t>
        </w:r>
      </w:ins>
      <w:r>
        <w: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case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sub-sampling cases were similar to the base input sample size, particularly for sexed sub-sampling sizes greater than 100. For these species, the proportion of the sexed sub-sample size of 100 was greater than 0.75 of the base input sample size. The most notable exception was for eastern Bering Sea walleye pollock in each year of the survey, whose proportion of the base input sample size for each of the sexed sub-sampling cases investigated ranged from 0.25 to 0.5 (Figure 12).</w:t>
      </w:r>
      <w:ins w:id="144" w:author="Pete.Hulson" w:date="2022-06-24T15:33:00Z">
        <w:r w:rsidR="00C06F40">
          <w:t xml:space="preserve"> The second most notable exception was for </w:t>
        </w:r>
        <w:proofErr w:type="spellStart"/>
        <w:r w:rsidR="00C06F40">
          <w:t>arrowtooth</w:t>
        </w:r>
        <w:proofErr w:type="spellEnd"/>
        <w:r w:rsidR="00C06F40">
          <w:t xml:space="preserve"> flounder in the Gulf of </w:t>
        </w:r>
        <w:r w:rsidR="00C06F40">
          <w:lastRenderedPageBreak/>
          <w:t xml:space="preserve">Alaska </w:t>
        </w:r>
      </w:ins>
      <w:ins w:id="145" w:author="Pete.Hulson" w:date="2022-06-24T15:34:00Z">
        <w:r w:rsidR="00C06F40">
          <w:t>(Figure 13).</w:t>
        </w:r>
      </w:ins>
      <w:r>
        <w:t xml:space="preserve"> Other species for which input sample sizes for sexed sub-sample sizes greater than 100 were less than 0.75 of the base input sample size included eastern Bering Sea Pacific cod in 2019, eastern Bering Sea and Aleutian Islands flathead sole in 2018,</w:t>
      </w:r>
      <w:del w:id="146" w:author="Pete.Hulson" w:date="2022-06-24T15:32:00Z">
        <w:r w:rsidDel="00C06F40">
          <w:delText xml:space="preserve"> and</w:delText>
        </w:r>
      </w:del>
      <w:r>
        <w:t xml:space="preserve"> eastern Bering Sea arrowtooth flounder in 2018 and 2019</w:t>
      </w:r>
      <w:ins w:id="147" w:author="Pete.Hulson" w:date="2022-06-24T15:32:00Z">
        <w:r w:rsidR="00C06F40">
          <w:t xml:space="preserve">, Gulf of Alaska </w:t>
        </w:r>
      </w:ins>
      <w:ins w:id="148" w:author="Pete.Hulson" w:date="2022-06-24T15:33:00Z">
        <w:r w:rsidR="00C06F40">
          <w:t>flathead sole in 2021</w:t>
        </w:r>
      </w:ins>
      <w:r>
        <w:t>.</w:t>
      </w:r>
    </w:p>
    <w:p w14:paraId="1D0D54D3" w14:textId="77777777" w:rsidR="001347FE" w:rsidRDefault="00792F79" w:rsidP="00C06F40">
      <w:pPr>
        <w:pStyle w:val="BodyText"/>
        <w:ind w:firstLine="720"/>
        <w:pPrChange w:id="149" w:author="Pete.Hulson" w:date="2022-06-24T15:34:00Z">
          <w:pPr>
            <w:pStyle w:val="BodyText"/>
          </w:pPr>
        </w:pPrChange>
      </w:pPr>
      <w: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14:paraId="237BEA36" w14:textId="77777777" w:rsidR="001347FE" w:rsidRDefault="00792F79" w:rsidP="00792F79">
      <w:pPr>
        <w:pStyle w:val="Heading1"/>
        <w:pPrChange w:id="150" w:author="Pete.Hulson" w:date="2022-06-24T15:07:00Z">
          <w:pPr>
            <w:pStyle w:val="Heading1"/>
          </w:pPr>
        </w:pPrChange>
      </w:pPr>
      <w:bookmarkStart w:id="151" w:name="discussion"/>
      <w:bookmarkEnd w:id="125"/>
      <w:r>
        <w:t>Discussion</w:t>
      </w:r>
    </w:p>
    <w:p w14:paraId="63D4DF00" w14:textId="77777777" w:rsidR="001347FE" w:rsidRDefault="00792F79" w:rsidP="00C06F40">
      <w:pPr>
        <w:pStyle w:val="FirstParagraph"/>
        <w:ind w:firstLine="720"/>
        <w:pPrChange w:id="152" w:author="Pete.Hulson" w:date="2022-06-24T15:34:00Z">
          <w:pPr>
            <w:pStyle w:val="FirstParagraph"/>
          </w:pPr>
        </w:pPrChange>
      </w:pPr>
      <w:r>
        <w:t xml:space="preserve">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w:t>
      </w:r>
      <w:del w:id="153" w:author="Pete.Hulson" w:date="2022-06-24T15:35:00Z">
        <w:r w:rsidDel="003C04BF">
          <w:delText xml:space="preserve">robust </w:delText>
        </w:r>
      </w:del>
      <w:ins w:id="154" w:author="Pete.Hulson" w:date="2022-06-24T15:35:00Z">
        <w:r w:rsidR="003C04BF">
          <w:t>unaffected by</w:t>
        </w:r>
      </w:ins>
      <w:del w:id="155" w:author="Pete.Hulson" w:date="2022-06-24T15:36:00Z">
        <w:r w:rsidDel="003C04BF">
          <w:delText>to</w:delText>
        </w:r>
      </w:del>
      <w:del w:id="156" w:author="Pete.Hulson" w:date="2022-06-24T15:38:00Z">
        <w:r w:rsidDel="003C04BF">
          <w:delText xml:space="preserve"> </w:delText>
        </w:r>
      </w:del>
      <w:del w:id="157" w:author="Pete.Hulson" w:date="2022-06-24T15:37:00Z">
        <w:r w:rsidDel="003C04BF">
          <w:delText>the</w:delText>
        </w:r>
      </w:del>
      <w:r>
        <w:t xml:space="preserve"> sub-sampling </w:t>
      </w:r>
      <w:ins w:id="158" w:author="Pete.Hulson" w:date="2022-06-24T15:34:00Z">
        <w:r w:rsidR="003C04BF">
          <w:t xml:space="preserve">of sex </w:t>
        </w:r>
      </w:ins>
      <w:del w:id="159" w:author="Pete.Hulson" w:date="2022-06-24T15:35:00Z">
        <w:r w:rsidDel="003C04BF">
          <w:delText>of</w:delText>
        </w:r>
      </w:del>
      <w:ins w:id="160" w:author="Pete.Hulson" w:date="2022-06-24T15:35:00Z">
        <w:r w:rsidR="003C04BF">
          <w:t>from</w:t>
        </w:r>
      </w:ins>
      <w:r>
        <w:t xml:space="preserve"> the length frequency data. Across the majority of stocks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 There were notable exceptions, however, primarily for walleye pollock in the eastern Bering Sea, for which the input sample size for the sex sub-sampling cases was greatly reduced when compared to the base case. This reduction in the input sample size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tipping point in the reduction of input sample size as it relates to the magnitude of sex-specific length composition sample size in any given haul during a survey. Although, while the input sample size for sex-specific length composition resulted in a larger decrease compared to other species, the eastern Bering Sea </w:t>
      </w:r>
      <w:r>
        <w:lastRenderedPageBreak/>
        <w:t>walleye pollock stock assessment is a single-sex assessment and uses the total length composition (Ianelli et al. 2021). Therefore, the input sample size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14:paraId="787BE47B" w14:textId="77777777" w:rsidR="001347FE" w:rsidRDefault="00792F79" w:rsidP="003C04BF">
      <w:pPr>
        <w:pStyle w:val="BodyText"/>
        <w:ind w:firstLine="720"/>
        <w:pPrChange w:id="161" w:author="Pete.Hulson" w:date="2022-06-24T15:38:00Z">
          <w:pPr>
            <w:pStyle w:val="BodyText"/>
          </w:pPr>
        </w:pPrChange>
      </w:pPr>
      <w:r>
        <w:t xml:space="preserve">Another notable exception to the input sample size being reduced by less than 25% for sex sub-sampling cases of 100 - 175 fish, though not as extreme as eastern Bering Sea walleye pollock, was for some of the flatfish stocks in the eastern Bering Sea </w:t>
      </w:r>
      <w:del w:id="162" w:author="Pete.Hulson" w:date="2022-06-24T15:38:00Z">
        <w:r w:rsidRPr="003C04BF" w:rsidDel="003C04BF">
          <w:rPr>
            <w:iCs/>
            <w:rPrChange w:id="163" w:author="Pete.Hulson" w:date="2022-06-24T15:38:00Z">
              <w:rPr>
                <w:i/>
                <w:iCs/>
              </w:rPr>
            </w:rPrChange>
          </w:rPr>
          <w:delText>and maybe GOA</w:delText>
        </w:r>
      </w:del>
      <w:ins w:id="164" w:author="Pete.Hulson" w:date="2022-06-24T15:38:00Z">
        <w:r w:rsidR="003C04BF">
          <w:rPr>
            <w:iCs/>
          </w:rPr>
          <w:t>and Gulf of Alaska</w:t>
        </w:r>
      </w:ins>
      <w:r>
        <w:t xml:space="preserve">.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w:t>
      </w:r>
      <w:del w:id="165" w:author="Pete.Hulson" w:date="2022-06-24T15:39:00Z">
        <w:r w:rsidDel="003C04BF">
          <w:delText xml:space="preserve">our </w:delText>
        </w:r>
      </w:del>
      <w:r>
        <w:t>estimates of spawning stock biomass are highly dependent on</w:t>
      </w:r>
      <w:del w:id="166" w:author="Pete.Hulson" w:date="2022-06-24T15:39:00Z">
        <w:r w:rsidDel="003C04BF">
          <w:delText xml:space="preserve"> our</w:delText>
        </w:r>
      </w:del>
      <w:r>
        <w:t xml:space="preserve"> understanding </w:t>
      </w:r>
      <w:ins w:id="167" w:author="Pete.Hulson" w:date="2022-06-24T15:39:00Z">
        <w:r w:rsidR="003C04BF">
          <w:t xml:space="preserve">the </w:t>
        </w:r>
      </w:ins>
      <w:del w:id="168" w:author="Pete.Hulson" w:date="2022-06-24T15:39:00Z">
        <w:r w:rsidDel="003C04BF">
          <w:delText xml:space="preserve">of </w:delText>
        </w:r>
      </w:del>
      <w:r>
        <w:t>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14:paraId="43F92896" w14:textId="77777777" w:rsidR="001347FE" w:rsidDel="00B07B68" w:rsidRDefault="00792F79" w:rsidP="003C04BF">
      <w:pPr>
        <w:pStyle w:val="BodyText"/>
        <w:ind w:firstLine="720"/>
        <w:rPr>
          <w:del w:id="169" w:author="Pete.Hulson" w:date="2022-06-24T15:51:00Z"/>
        </w:rPr>
        <w:pPrChange w:id="170" w:author="Pete.Hulson" w:date="2022-06-24T15:39:00Z">
          <w:pPr>
            <w:pStyle w:val="BodyText"/>
          </w:pPr>
        </w:pPrChange>
      </w:pPr>
      <w:r>
        <w:t xml:space="preserve">On April 8, 2022 the SWO working group met with a subset of AFSC assessment authors as well as representatives from the Groundfish Assessment Program to discuss the results of this </w:t>
      </w:r>
      <w:r>
        <w:lastRenderedPageBreak/>
        <w:t>work and the need for changes to be made on the AFSC bottom trawl surveys as it pertains to sex determination and the physical health of survey staff. The group of assessment authors noted that a reduction of 25% or less in the sex-specific length composition input sample size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p>
    <w:p w14:paraId="4896DD88" w14:textId="77777777" w:rsidR="001347FE" w:rsidRDefault="00792F79" w:rsidP="00B07B68">
      <w:pPr>
        <w:pStyle w:val="BodyText"/>
        <w:ind w:firstLine="720"/>
        <w:pPrChange w:id="171" w:author="Pete.Hulson" w:date="2022-06-24T15:51:00Z">
          <w:pPr/>
        </w:pPrChange>
      </w:pPr>
      <w:r>
        <w:br w:type="page"/>
      </w:r>
    </w:p>
    <w:p w14:paraId="5EBD787B" w14:textId="77777777" w:rsidR="001347FE" w:rsidRDefault="00792F79" w:rsidP="00792F79">
      <w:pPr>
        <w:pStyle w:val="Heading1"/>
        <w:pPrChange w:id="172" w:author="Pete.Hulson" w:date="2022-06-24T15:07:00Z">
          <w:pPr>
            <w:pStyle w:val="Heading1"/>
          </w:pPr>
        </w:pPrChange>
      </w:pPr>
      <w:bookmarkStart w:id="173" w:name="acknowledgments"/>
      <w:bookmarkEnd w:id="151"/>
      <w:r>
        <w:lastRenderedPageBreak/>
        <w:t>Acknowledgments</w:t>
      </w:r>
    </w:p>
    <w:p w14:paraId="25C3EADD" w14:textId="77777777" w:rsidR="001347FE" w:rsidDel="00B07B68" w:rsidRDefault="00792F79">
      <w:pPr>
        <w:pStyle w:val="FirstParagraph"/>
        <w:rPr>
          <w:del w:id="174" w:author="Pete.Hulson" w:date="2022-06-24T15:51:00Z"/>
        </w:rPr>
      </w:pPr>
      <w:r>
        <w:t>We thank representatives from the Groundfish Assessment Program (Duane Stevenson</w:t>
      </w:r>
      <w:ins w:id="175" w:author="Pete.Hulson" w:date="2022-06-24T15:40:00Z">
        <w:r w:rsidR="003C04BF">
          <w:t xml:space="preserve">, Ned </w:t>
        </w:r>
        <w:proofErr w:type="spellStart"/>
        <w:r w:rsidR="003C04BF">
          <w:t>Leyman</w:t>
        </w:r>
        <w:proofErr w:type="spellEnd"/>
        <w:r w:rsidR="003C04BF">
          <w:t>,</w:t>
        </w:r>
      </w:ins>
      <w:r>
        <w:t xml:space="preserve"> and Stan </w:t>
      </w:r>
      <w:proofErr w:type="spellStart"/>
      <w:r>
        <w:t>Kotwicki</w:t>
      </w:r>
      <w:proofErr w:type="spellEnd"/>
      <w:r>
        <w:t>), the Marine Ecology and Stock Assessment program</w:t>
      </w:r>
      <w:ins w:id="176" w:author="Pete.Hulson" w:date="2022-06-24T15:40:00Z">
        <w:r w:rsidR="003C04BF">
          <w:t xml:space="preserve">, </w:t>
        </w:r>
      </w:ins>
      <w:del w:id="177" w:author="Pete.Hulson" w:date="2022-06-24T15:40:00Z">
        <w:r w:rsidDel="003C04BF">
          <w:delText xml:space="preserve"> (Pat Malecha and Chris Lunsford), </w:delText>
        </w:r>
      </w:del>
      <w:r>
        <w:t xml:space="preserve">and the Status of Stocks and Multispecies Assessments program </w:t>
      </w:r>
      <w:del w:id="178" w:author="Pete.Hulson" w:date="2022-06-24T15:40:00Z">
        <w:r w:rsidDel="003C04BF">
          <w:delText xml:space="preserve">(Anne Hollowed, Ingrid Spies, Jim Ianelli, Kalei Shotwell, Martin Dorn, Paul Spencer, Sandra Lowe, and Steve Barbeaux) </w:delText>
        </w:r>
      </w:del>
      <w:r>
        <w:t>for their participation and collaboration in this work and providing recommendations to the AFSC bottom trawl surveys.</w:t>
      </w:r>
      <w:del w:id="179" w:author="Pete.Hulson" w:date="2022-06-24T15:41:00Z">
        <w:r w:rsidDel="003C04BF">
          <w:delText xml:space="preserve"> We thank </w:delText>
        </w:r>
        <w:r w:rsidDel="003C04BF">
          <w:rPr>
            <w:i/>
            <w:iCs/>
          </w:rPr>
          <w:delText>reviewer1</w:delText>
        </w:r>
        <w:r w:rsidDel="003C04BF">
          <w:delText xml:space="preserve"> and </w:delText>
        </w:r>
        <w:r w:rsidDel="003C04BF">
          <w:rPr>
            <w:i/>
            <w:iCs/>
          </w:rPr>
          <w:delText>reviewer2</w:delText>
        </w:r>
        <w:r w:rsidDel="003C04BF">
          <w:delText xml:space="preserve"> for their helpful reviews of this manuscript.</w:delText>
        </w:r>
      </w:del>
    </w:p>
    <w:p w14:paraId="6815F481" w14:textId="77777777" w:rsidR="001347FE" w:rsidRDefault="00792F79" w:rsidP="00B07B68">
      <w:pPr>
        <w:pStyle w:val="FirstParagraph"/>
        <w:pPrChange w:id="180" w:author="Pete.Hulson" w:date="2022-06-24T15:51:00Z">
          <w:pPr/>
        </w:pPrChange>
      </w:pPr>
      <w:r>
        <w:br w:type="page"/>
      </w:r>
    </w:p>
    <w:p w14:paraId="2D51D8FF" w14:textId="77777777" w:rsidR="001347FE" w:rsidRDefault="00792F79" w:rsidP="00792F79">
      <w:pPr>
        <w:pStyle w:val="Heading1"/>
        <w:pPrChange w:id="181" w:author="Pete.Hulson" w:date="2022-06-24T15:07:00Z">
          <w:pPr>
            <w:pStyle w:val="Heading1"/>
          </w:pPr>
        </w:pPrChange>
      </w:pPr>
      <w:bookmarkStart w:id="182" w:name="citations"/>
      <w:bookmarkEnd w:id="173"/>
      <w:r>
        <w:lastRenderedPageBreak/>
        <w:t>Citations</w:t>
      </w:r>
    </w:p>
    <w:p w14:paraId="37FE8A33" w14:textId="77777777" w:rsidR="001347FE" w:rsidRDefault="00792F79" w:rsidP="003C04BF">
      <w:pPr>
        <w:pStyle w:val="Bibliography"/>
        <w:ind w:left="720" w:hanging="720"/>
        <w:pPrChange w:id="183" w:author="Pete.Hulson" w:date="2022-06-24T15:42:00Z">
          <w:pPr>
            <w:pStyle w:val="Bibliography"/>
          </w:pPr>
        </w:pPrChange>
      </w:pPr>
      <w:bookmarkStart w:id="184" w:name="ref-Ailloud2019"/>
      <w:bookmarkStart w:id="185" w:name="refs"/>
      <w:proofErr w:type="spellStart"/>
      <w:r>
        <w:t>Ailloud</w:t>
      </w:r>
      <w:proofErr w:type="spellEnd"/>
      <w:r>
        <w:t xml:space="preserve">, L.E., and </w:t>
      </w:r>
      <w:proofErr w:type="spellStart"/>
      <w:r>
        <w:t>Hoenig</w:t>
      </w:r>
      <w:proofErr w:type="spellEnd"/>
      <w:r>
        <w:t>, J.M. 2019. A general theory of age-length keys: Combining the forward and inverse keys to estimate age composition from incomplete data. ICES Journal of Marine Science 76(6): 1515–1523.</w:t>
      </w:r>
    </w:p>
    <w:p w14:paraId="3B089F05" w14:textId="77777777" w:rsidR="001347FE" w:rsidRDefault="00792F79" w:rsidP="003C04BF">
      <w:pPr>
        <w:pStyle w:val="Bibliography"/>
        <w:ind w:left="720" w:hanging="720"/>
        <w:pPrChange w:id="186" w:author="Pete.Hulson" w:date="2022-06-24T15:42:00Z">
          <w:pPr>
            <w:pStyle w:val="Bibliography"/>
          </w:pPr>
        </w:pPrChange>
      </w:pPr>
      <w:bookmarkStart w:id="187" w:name="ref-Bryan2021"/>
      <w:bookmarkEnd w:id="184"/>
      <w:r>
        <w:t>Bryan, M.D., and Palsson, W. 2021. Assessment of the northern and southern rock sole (</w:t>
      </w:r>
      <w:r>
        <w:rPr>
          <w:i/>
          <w:iCs/>
        </w:rPr>
        <w:t>Lepidopsetta</w:t>
      </w:r>
      <w:r>
        <w:t xml:space="preserve"> </w:t>
      </w:r>
      <w:r>
        <w:rPr>
          <w:i/>
          <w:iCs/>
        </w:rPr>
        <w:t>polyxstra</w:t>
      </w:r>
      <w:r>
        <w:t xml:space="preserve"> and </w:t>
      </w:r>
      <w:r>
        <w:rPr>
          <w:i/>
          <w:iCs/>
        </w:rPr>
        <w:t>bilineata</w:t>
      </w:r>
      <w:r>
        <w:t>) stocks in the Gulf of Alaska. In: Stock Assessment and Fishery Evaluation Report for the Groundfish Resources of the Gulf of Alaska. Anchorage, AK, North Pacific Fishery Management Council.</w:t>
      </w:r>
    </w:p>
    <w:p w14:paraId="54C94A26" w14:textId="77777777" w:rsidR="001347FE" w:rsidRDefault="00792F79" w:rsidP="003C04BF">
      <w:pPr>
        <w:pStyle w:val="Bibliography"/>
        <w:ind w:left="720" w:hanging="720"/>
        <w:pPrChange w:id="188" w:author="Pete.Hulson" w:date="2022-06-24T15:42:00Z">
          <w:pPr>
            <w:pStyle w:val="Bibliography"/>
          </w:pPr>
        </w:pPrChange>
      </w:pPr>
      <w:bookmarkStart w:id="189" w:name="ref-Gerritsen2007"/>
      <w:bookmarkEnd w:id="187"/>
      <w:r>
        <w:t>Gerritsen, H.D., and McGrath, D. 2007. Precision estimates and suggested sample sizes for length-frequency data. Fishery Bulletin 105(1): 116–120.</w:t>
      </w:r>
    </w:p>
    <w:p w14:paraId="492E6AA5" w14:textId="77777777" w:rsidR="001347FE" w:rsidRDefault="00792F79" w:rsidP="003C04BF">
      <w:pPr>
        <w:pStyle w:val="Bibliography"/>
        <w:ind w:left="720" w:hanging="720"/>
        <w:pPrChange w:id="190" w:author="Pete.Hulson" w:date="2022-06-24T15:42:00Z">
          <w:pPr>
            <w:pStyle w:val="Bibliography"/>
          </w:pPr>
        </w:pPrChange>
      </w:pPr>
      <w:bookmarkStart w:id="191" w:name="ref-Ianelli2021"/>
      <w:bookmarkEnd w:id="189"/>
      <w:r>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14:paraId="14BE29CA" w14:textId="77777777" w:rsidR="001347FE" w:rsidRDefault="00792F79" w:rsidP="003C04BF">
      <w:pPr>
        <w:pStyle w:val="Bibliography"/>
        <w:ind w:left="720" w:hanging="720"/>
        <w:pPrChange w:id="192" w:author="Pete.Hulson" w:date="2022-06-24T15:42:00Z">
          <w:pPr>
            <w:pStyle w:val="Bibliography"/>
          </w:pPr>
        </w:pPrChange>
      </w:pPr>
      <w:bookmarkStart w:id="193" w:name="ref-Lauth2019"/>
      <w:bookmarkEnd w:id="191"/>
      <w:r>
        <w:t>Lauth, R.R., J, D.E., and J, C. 2019. Results of the 2017 eastern and northern Bering Sea continental shelf bottom trawl survey of groundfish and invertebrate fauna. U.S. Department of Commerce. NOAA Technical Memorandum NMFS-AFSC-396: 260 p.</w:t>
      </w:r>
    </w:p>
    <w:p w14:paraId="5E55E8CC" w14:textId="77777777" w:rsidR="001347FE" w:rsidRDefault="00792F79" w:rsidP="003C04BF">
      <w:pPr>
        <w:pStyle w:val="Bibliography"/>
        <w:ind w:left="720" w:hanging="720"/>
        <w:pPrChange w:id="194" w:author="Pete.Hulson" w:date="2022-06-24T15:42:00Z">
          <w:pPr>
            <w:pStyle w:val="Bibliography"/>
          </w:pPr>
        </w:pPrChange>
      </w:pPr>
      <w:bookmarkStart w:id="195" w:name="ref-Mcallister1997"/>
      <w:bookmarkEnd w:id="193"/>
      <w:r>
        <w:t>McAllister, M.K., and Ianelli, J.N. 1997. Bayesian stock assessment using catch-age data and the sampling-importance resampling algorithm. Canadian Journal of Fisheries and Aquatic Sciences 54(2): 284–300.</w:t>
      </w:r>
    </w:p>
    <w:p w14:paraId="20D0BFB7" w14:textId="77777777" w:rsidR="001347FE" w:rsidRDefault="00792F79" w:rsidP="003C04BF">
      <w:pPr>
        <w:pStyle w:val="Bibliography"/>
        <w:ind w:left="720" w:hanging="720"/>
        <w:pPrChange w:id="196" w:author="Pete.Hulson" w:date="2022-06-24T15:42:00Z">
          <w:pPr>
            <w:pStyle w:val="Bibliography"/>
          </w:pPr>
        </w:pPrChange>
      </w:pPr>
      <w:bookmarkStart w:id="197" w:name="ref-Mcgilliard2017"/>
      <w:bookmarkEnd w:id="195"/>
      <w:r>
        <w:t>McGilliard, C.R., and Palsson, W. 2017. Assessment of the rex sole stock in the Gulf of Alaska. In: Stock Assessment and Fishery Evaluation Report for the Groundfish Resources of the Gulf of Alaska. Anchorage, AK, North Pacific Fishery Management Council.</w:t>
      </w:r>
    </w:p>
    <w:p w14:paraId="03578EA6" w14:textId="77777777" w:rsidR="001347FE" w:rsidRDefault="00792F79" w:rsidP="003C04BF">
      <w:pPr>
        <w:pStyle w:val="Bibliography"/>
        <w:ind w:left="720" w:hanging="720"/>
        <w:pPrChange w:id="198" w:author="Pete.Hulson" w:date="2022-06-24T15:42:00Z">
          <w:pPr>
            <w:pStyle w:val="Bibliography"/>
          </w:pPr>
        </w:pPrChange>
      </w:pPr>
      <w:bookmarkStart w:id="199" w:name="ref-Miller2006"/>
      <w:bookmarkEnd w:id="197"/>
      <w:r>
        <w:t>Miller, T.J., and Skalski, J.R. 2006. Integrating design- and model-based inference to estimate length and age composition in north pacific longline catches. Canadian Journal of Fisheries and Aquatic Sciences 63(5): 1092–1114.</w:t>
      </w:r>
    </w:p>
    <w:p w14:paraId="51082E80" w14:textId="77777777" w:rsidR="001347FE" w:rsidRDefault="00792F79" w:rsidP="003C04BF">
      <w:pPr>
        <w:pStyle w:val="Bibliography"/>
        <w:ind w:left="720" w:hanging="720"/>
        <w:pPrChange w:id="200" w:author="Pete.Hulson" w:date="2022-06-24T15:42:00Z">
          <w:pPr>
            <w:pStyle w:val="Bibliography"/>
          </w:pPr>
        </w:pPrChange>
      </w:pPr>
      <w:bookmarkStart w:id="201" w:name="ref-Rcore"/>
      <w:bookmarkEnd w:id="199"/>
      <w:r>
        <w:t xml:space="preserve">R Core Team. 2022. R: A language and environment for statistical computing. R Foundation for Statistical Computing, Vienna, Austria. Available from </w:t>
      </w:r>
      <w:r>
        <w:fldChar w:fldCharType="begin"/>
      </w:r>
      <w:r>
        <w:instrText xml:space="preserve"> HYPERLINK "https://www.R-project.org/" \h </w:instrText>
      </w:r>
      <w:r>
        <w:fldChar w:fldCharType="separate"/>
      </w:r>
      <w:r>
        <w:rPr>
          <w:rStyle w:val="Hyperlink"/>
        </w:rPr>
        <w:t>https://www.R-project.org/</w:t>
      </w:r>
      <w:r>
        <w:rPr>
          <w:rStyle w:val="Hyperlink"/>
        </w:rPr>
        <w:fldChar w:fldCharType="end"/>
      </w:r>
      <w:r>
        <w:t>.</w:t>
      </w:r>
    </w:p>
    <w:p w14:paraId="41ECC72E" w14:textId="77777777" w:rsidR="001347FE" w:rsidRDefault="00792F79" w:rsidP="003C04BF">
      <w:pPr>
        <w:pStyle w:val="Bibliography"/>
        <w:ind w:left="720" w:hanging="720"/>
        <w:pPrChange w:id="202" w:author="Pete.Hulson" w:date="2022-06-24T15:42:00Z">
          <w:pPr>
            <w:pStyle w:val="Bibliography"/>
          </w:pPr>
        </w:pPrChange>
      </w:pPr>
      <w:bookmarkStart w:id="203" w:name="ref-Spies2021"/>
      <w:bookmarkEnd w:id="201"/>
      <w:r>
        <w:lastRenderedPageBreak/>
        <w:t>Spies, I., Haehn, R., Siddon, E., Conner, J., Markowitz, E., Yeung, C., and Ianelli, J. 2021. Assessment of the yellowfin sole stock in the eastern Bering Sea and Aleutian Isalnds. In: Stock Assessment and Fishery Evaluation Report for the Groundfish Resources of the Bering Sea and Aleutian Isalands. Anchorage, AK, North Pacific Fishery Management Council.</w:t>
      </w:r>
    </w:p>
    <w:p w14:paraId="33A21205" w14:textId="77777777" w:rsidR="001347FE" w:rsidRDefault="00792F79" w:rsidP="003C04BF">
      <w:pPr>
        <w:pStyle w:val="Bibliography"/>
        <w:ind w:left="720" w:hanging="720"/>
        <w:pPrChange w:id="204" w:author="Pete.Hulson" w:date="2022-06-24T15:42:00Z">
          <w:pPr>
            <w:pStyle w:val="Bibliography"/>
          </w:pPr>
        </w:pPrChange>
      </w:pPr>
      <w:bookmarkStart w:id="205" w:name="ref-Stauffer2004"/>
      <w:bookmarkEnd w:id="203"/>
      <w:r>
        <w:t>Stauffer, G. 2004. NOAA Protocols for Groundfish Bottom Trawl Surveys of the Nation’s Fishery Resources. U.S. Department of Commerce. NOAA Technical Memorandum NMFS-F/SPO-65: 205 p.</w:t>
      </w:r>
    </w:p>
    <w:p w14:paraId="6B9A0947" w14:textId="77777777" w:rsidR="001347FE" w:rsidRDefault="00792F79" w:rsidP="003C04BF">
      <w:pPr>
        <w:pStyle w:val="Bibliography"/>
        <w:ind w:left="720" w:hanging="720"/>
        <w:pPrChange w:id="206" w:author="Pete.Hulson" w:date="2022-06-24T15:42:00Z">
          <w:pPr>
            <w:pStyle w:val="Bibliography"/>
          </w:pPr>
        </w:pPrChange>
      </w:pPr>
      <w:bookmarkStart w:id="207" w:name="ref-Stewart2014"/>
      <w:bookmarkEnd w:id="205"/>
      <w:r>
        <w:t>Stewart, I.J., and Hamel, O.S. 2014. Bootstrapping of sample sizes for length-or age-composition data used in stock assessments. Canadian Journal of Fisheries and Aquatic Sciences 71(4): 581–588.</w:t>
      </w:r>
    </w:p>
    <w:p w14:paraId="0F62E33B" w14:textId="77777777" w:rsidR="001347FE" w:rsidRDefault="00792F79" w:rsidP="003C04BF">
      <w:pPr>
        <w:pStyle w:val="Bibliography"/>
        <w:ind w:left="720" w:hanging="720"/>
        <w:pPrChange w:id="208" w:author="Pete.Hulson" w:date="2022-06-24T15:42:00Z">
          <w:pPr>
            <w:pStyle w:val="Bibliography"/>
          </w:pPr>
        </w:pPrChange>
      </w:pPr>
      <w:bookmarkStart w:id="209" w:name="ref-Thompson2021"/>
      <w:bookmarkEnd w:id="207"/>
      <w:r>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14:paraId="5FB3FA6A" w14:textId="77777777" w:rsidR="001347FE" w:rsidRDefault="00792F79" w:rsidP="003C04BF">
      <w:pPr>
        <w:pStyle w:val="Bibliography"/>
        <w:ind w:left="720" w:hanging="720"/>
        <w:pPrChange w:id="210" w:author="Pete.Hulson" w:date="2022-06-24T15:42:00Z">
          <w:pPr>
            <w:pStyle w:val="Bibliography"/>
          </w:pPr>
        </w:pPrChange>
      </w:pPr>
      <w:bookmarkStart w:id="211" w:name="ref-Turnock2017"/>
      <w:bookmarkEnd w:id="209"/>
      <w:r>
        <w:t>Turnock, B.J., McGilliard, C.R., and Palsson, W. 2017. Assessment of the flathead sole stock in the Gulf of Alaska. In: Stock Assessment and Fishery Evaluation Report for the Groundfish Resources of the Gulf of Alaska. Anchorage, AK, North Pacific Fishery Management Council.</w:t>
      </w:r>
    </w:p>
    <w:p w14:paraId="169AA640" w14:textId="77777777" w:rsidR="001347FE" w:rsidRDefault="00792F79" w:rsidP="003C04BF">
      <w:pPr>
        <w:pStyle w:val="Bibliography"/>
        <w:ind w:left="720" w:hanging="720"/>
        <w:pPrChange w:id="212" w:author="Pete.Hulson" w:date="2022-06-24T15:42:00Z">
          <w:pPr>
            <w:pStyle w:val="Bibliography"/>
          </w:pPr>
        </w:pPrChange>
      </w:pPr>
      <w:bookmarkStart w:id="213" w:name="ref-vonSzalay2018"/>
      <w:bookmarkEnd w:id="211"/>
      <w:r>
        <w:t>von Szalay, P.G., and Raring, N.W. 2018. Data Report: 2017 Gulf of Alaska bottom trawl survey. U.S. Department of Commerce. NOAA Technical Memorandum NMFS-AFSC-374: 260 p.</w:t>
      </w:r>
    </w:p>
    <w:p w14:paraId="45E8B4C0" w14:textId="77777777" w:rsidR="001347FE" w:rsidDel="00B07B68" w:rsidRDefault="00792F79" w:rsidP="003C04BF">
      <w:pPr>
        <w:pStyle w:val="Bibliography"/>
        <w:ind w:left="720" w:hanging="720"/>
        <w:rPr>
          <w:del w:id="214" w:author="Pete.Hulson" w:date="2022-06-24T15:51:00Z"/>
        </w:rPr>
        <w:pPrChange w:id="215" w:author="Pete.Hulson" w:date="2022-06-24T15:42:00Z">
          <w:pPr>
            <w:pStyle w:val="Bibliography"/>
          </w:pPr>
        </w:pPrChange>
      </w:pPr>
      <w:bookmarkStart w:id="216" w:name="ref-vonSzalay2017"/>
      <w:bookmarkEnd w:id="213"/>
      <w:r>
        <w:t>von Szalay, P.G., Raring, N.W., Rooper, C.N., and A, L.E. 2017. Data Report: 2016 Aleutian Islands bottom trawl survey. U.S. Department of Commerce. NOAA Technical Memorandum NMFS-AFSC-349: 161 p.</w:t>
      </w:r>
      <w:bookmarkStart w:id="217" w:name="_GoBack"/>
      <w:bookmarkEnd w:id="217"/>
    </w:p>
    <w:bookmarkEnd w:id="185"/>
    <w:bookmarkEnd w:id="216"/>
    <w:p w14:paraId="0B6AF8E1" w14:textId="77777777" w:rsidR="001347FE" w:rsidRDefault="00792F79" w:rsidP="00B07B68">
      <w:pPr>
        <w:pStyle w:val="Bibliography"/>
        <w:ind w:left="720" w:hanging="720"/>
        <w:pPrChange w:id="218" w:author="Pete.Hulson" w:date="2022-06-24T15:51:00Z">
          <w:pPr/>
        </w:pPrChange>
      </w:pPr>
      <w:r>
        <w:br w:type="page"/>
      </w:r>
    </w:p>
    <w:p w14:paraId="21DA7C06" w14:textId="77777777" w:rsidR="001347FE" w:rsidRDefault="00792F79" w:rsidP="00792F79">
      <w:pPr>
        <w:pStyle w:val="Heading1"/>
        <w:pPrChange w:id="219" w:author="Pete.Hulson" w:date="2022-06-24T15:07:00Z">
          <w:pPr>
            <w:pStyle w:val="Heading1"/>
          </w:pPr>
        </w:pPrChange>
      </w:pPr>
      <w:bookmarkStart w:id="220" w:name="tables"/>
      <w:bookmarkEnd w:id="182"/>
      <w:r>
        <w:lastRenderedPageBreak/>
        <w:t>Tables</w:t>
      </w:r>
    </w:p>
    <w:p w14:paraId="55D4B311" w14:textId="77777777" w:rsidR="001347FE" w:rsidRPr="003C04BF" w:rsidRDefault="00792F79">
      <w:pPr>
        <w:pStyle w:val="TableCaption"/>
        <w:rPr>
          <w:i w:val="0"/>
          <w:rPrChange w:id="221" w:author="Pete.Hulson" w:date="2022-06-24T15:43:00Z">
            <w:rPr/>
          </w:rPrChange>
        </w:rPr>
      </w:pPr>
      <w:r w:rsidRPr="003C04BF">
        <w:rPr>
          <w:i w:val="0"/>
          <w:rPrChange w:id="222" w:author="Pete.Hulson" w:date="2022-06-24T15:43:00Z">
            <w:rPr/>
          </w:rPrChange>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Change w:id="223" w:author="Pete.Hulson" w:date="2022-06-24T15:43:00Z">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PrChange>
      </w:tblPr>
      <w:tblGrid>
        <w:gridCol w:w="2182"/>
        <w:gridCol w:w="876"/>
        <w:gridCol w:w="876"/>
        <w:gridCol w:w="876"/>
        <w:gridCol w:w="963"/>
        <w:tblGridChange w:id="224">
          <w:tblGrid>
            <w:gridCol w:w="2182"/>
            <w:gridCol w:w="876"/>
            <w:gridCol w:w="876"/>
            <w:gridCol w:w="876"/>
            <w:gridCol w:w="963"/>
          </w:tblGrid>
        </w:tblGridChange>
      </w:tblGrid>
      <w:tr w:rsidR="001347FE" w14:paraId="53FA114C" w14:textId="77777777" w:rsidTr="003C04BF">
        <w:trPr>
          <w:tblHeader/>
          <w:trPrChange w:id="225" w:author="Pete.Hulson" w:date="2022-06-24T15:43:00Z">
            <w:trPr>
              <w:tblHeader/>
            </w:trPr>
          </w:trPrChange>
        </w:trPr>
        <w:tc>
          <w:tcPr>
            <w:tcW w:w="0" w:type="auto"/>
            <w:tcBorders>
              <w:bottom w:val="single" w:sz="4" w:space="0" w:color="auto"/>
            </w:tcBorders>
            <w:tcPrChange w:id="226" w:author="Pete.Hulson" w:date="2022-06-24T15:43:00Z">
              <w:tcPr>
                <w:tcW w:w="0" w:type="auto"/>
              </w:tcPr>
            </w:tcPrChange>
          </w:tcPr>
          <w:p w14:paraId="5BE6788D" w14:textId="77777777" w:rsidR="001347FE" w:rsidRDefault="00792F79">
            <w:pPr>
              <w:pStyle w:val="Compact"/>
            </w:pPr>
            <w:r>
              <w:t>Species</w:t>
            </w:r>
          </w:p>
        </w:tc>
        <w:tc>
          <w:tcPr>
            <w:tcW w:w="0" w:type="auto"/>
            <w:tcBorders>
              <w:bottom w:val="single" w:sz="4" w:space="0" w:color="auto"/>
            </w:tcBorders>
            <w:tcPrChange w:id="227" w:author="Pete.Hulson" w:date="2022-06-24T15:43:00Z">
              <w:tcPr>
                <w:tcW w:w="0" w:type="auto"/>
              </w:tcPr>
            </w:tcPrChange>
          </w:tcPr>
          <w:p w14:paraId="33ABB036" w14:textId="77777777" w:rsidR="001347FE" w:rsidRDefault="00792F79">
            <w:pPr>
              <w:pStyle w:val="Compact"/>
              <w:jc w:val="center"/>
            </w:pPr>
            <w:r>
              <w:t>2014</w:t>
            </w:r>
          </w:p>
        </w:tc>
        <w:tc>
          <w:tcPr>
            <w:tcW w:w="0" w:type="auto"/>
            <w:tcBorders>
              <w:bottom w:val="single" w:sz="4" w:space="0" w:color="auto"/>
            </w:tcBorders>
            <w:tcPrChange w:id="228" w:author="Pete.Hulson" w:date="2022-06-24T15:43:00Z">
              <w:tcPr>
                <w:tcW w:w="0" w:type="auto"/>
              </w:tcPr>
            </w:tcPrChange>
          </w:tcPr>
          <w:p w14:paraId="5C93CC2D" w14:textId="77777777" w:rsidR="001347FE" w:rsidRDefault="00792F79">
            <w:pPr>
              <w:pStyle w:val="Compact"/>
              <w:jc w:val="center"/>
            </w:pPr>
            <w:r>
              <w:t>2016</w:t>
            </w:r>
          </w:p>
        </w:tc>
        <w:tc>
          <w:tcPr>
            <w:tcW w:w="0" w:type="auto"/>
            <w:tcBorders>
              <w:bottom w:val="single" w:sz="4" w:space="0" w:color="auto"/>
            </w:tcBorders>
            <w:tcPrChange w:id="229" w:author="Pete.Hulson" w:date="2022-06-24T15:43:00Z">
              <w:tcPr>
                <w:tcW w:w="0" w:type="auto"/>
              </w:tcPr>
            </w:tcPrChange>
          </w:tcPr>
          <w:p w14:paraId="2D0CBBE8" w14:textId="77777777" w:rsidR="001347FE" w:rsidRDefault="00792F79">
            <w:pPr>
              <w:pStyle w:val="Compact"/>
              <w:jc w:val="center"/>
            </w:pPr>
            <w:r>
              <w:t>2018</w:t>
            </w:r>
          </w:p>
        </w:tc>
        <w:tc>
          <w:tcPr>
            <w:tcW w:w="0" w:type="auto"/>
            <w:tcBorders>
              <w:bottom w:val="single" w:sz="4" w:space="0" w:color="auto"/>
            </w:tcBorders>
            <w:tcPrChange w:id="230" w:author="Pete.Hulson" w:date="2022-06-24T15:43:00Z">
              <w:tcPr>
                <w:tcW w:w="0" w:type="auto"/>
              </w:tcPr>
            </w:tcPrChange>
          </w:tcPr>
          <w:p w14:paraId="5C9179CA" w14:textId="77777777" w:rsidR="001347FE" w:rsidRDefault="00792F79">
            <w:pPr>
              <w:pStyle w:val="Compact"/>
              <w:jc w:val="center"/>
            </w:pPr>
            <w:r>
              <w:t>average</w:t>
            </w:r>
          </w:p>
        </w:tc>
      </w:tr>
      <w:tr w:rsidR="001347FE" w14:paraId="3D210BCA" w14:textId="77777777" w:rsidTr="003C04BF">
        <w:tc>
          <w:tcPr>
            <w:tcW w:w="0" w:type="auto"/>
            <w:tcBorders>
              <w:top w:val="single" w:sz="4" w:space="0" w:color="auto"/>
            </w:tcBorders>
            <w:tcPrChange w:id="231" w:author="Pete.Hulson" w:date="2022-06-24T15:43:00Z">
              <w:tcPr>
                <w:tcW w:w="0" w:type="auto"/>
              </w:tcPr>
            </w:tcPrChange>
          </w:tcPr>
          <w:p w14:paraId="3B76856C" w14:textId="77777777" w:rsidR="001347FE" w:rsidRDefault="00792F79">
            <w:pPr>
              <w:pStyle w:val="Compact"/>
            </w:pPr>
            <w:r>
              <w:t>arrowtooth flounder</w:t>
            </w:r>
          </w:p>
        </w:tc>
        <w:tc>
          <w:tcPr>
            <w:tcW w:w="0" w:type="auto"/>
            <w:tcBorders>
              <w:top w:val="single" w:sz="4" w:space="0" w:color="auto"/>
            </w:tcBorders>
            <w:tcPrChange w:id="232" w:author="Pete.Hulson" w:date="2022-06-24T15:43:00Z">
              <w:tcPr>
                <w:tcW w:w="0" w:type="auto"/>
              </w:tcPr>
            </w:tcPrChange>
          </w:tcPr>
          <w:p w14:paraId="4CE960E4" w14:textId="77777777" w:rsidR="001347FE" w:rsidRDefault="00792F79">
            <w:pPr>
              <w:pStyle w:val="Compact"/>
              <w:jc w:val="center"/>
            </w:pPr>
            <w:r>
              <w:t>10,212</w:t>
            </w:r>
          </w:p>
        </w:tc>
        <w:tc>
          <w:tcPr>
            <w:tcW w:w="0" w:type="auto"/>
            <w:tcBorders>
              <w:top w:val="single" w:sz="4" w:space="0" w:color="auto"/>
            </w:tcBorders>
            <w:tcPrChange w:id="233" w:author="Pete.Hulson" w:date="2022-06-24T15:43:00Z">
              <w:tcPr>
                <w:tcW w:w="0" w:type="auto"/>
              </w:tcPr>
            </w:tcPrChange>
          </w:tcPr>
          <w:p w14:paraId="3036F0CF" w14:textId="77777777" w:rsidR="001347FE" w:rsidRDefault="00792F79">
            <w:pPr>
              <w:pStyle w:val="Compact"/>
              <w:jc w:val="center"/>
            </w:pPr>
            <w:r>
              <w:t>9,166</w:t>
            </w:r>
          </w:p>
        </w:tc>
        <w:tc>
          <w:tcPr>
            <w:tcW w:w="0" w:type="auto"/>
            <w:tcBorders>
              <w:top w:val="single" w:sz="4" w:space="0" w:color="auto"/>
            </w:tcBorders>
            <w:tcPrChange w:id="234" w:author="Pete.Hulson" w:date="2022-06-24T15:43:00Z">
              <w:tcPr>
                <w:tcW w:w="0" w:type="auto"/>
              </w:tcPr>
            </w:tcPrChange>
          </w:tcPr>
          <w:p w14:paraId="46C0F0D8" w14:textId="77777777" w:rsidR="001347FE" w:rsidRDefault="00792F79">
            <w:pPr>
              <w:pStyle w:val="Compact"/>
              <w:jc w:val="center"/>
            </w:pPr>
            <w:r>
              <w:t>10,225</w:t>
            </w:r>
          </w:p>
        </w:tc>
        <w:tc>
          <w:tcPr>
            <w:tcW w:w="0" w:type="auto"/>
            <w:tcBorders>
              <w:top w:val="single" w:sz="4" w:space="0" w:color="auto"/>
            </w:tcBorders>
            <w:tcPrChange w:id="235" w:author="Pete.Hulson" w:date="2022-06-24T15:43:00Z">
              <w:tcPr>
                <w:tcW w:w="0" w:type="auto"/>
              </w:tcPr>
            </w:tcPrChange>
          </w:tcPr>
          <w:p w14:paraId="72E4586C" w14:textId="77777777" w:rsidR="001347FE" w:rsidRDefault="00792F79">
            <w:pPr>
              <w:pStyle w:val="Compact"/>
              <w:jc w:val="center"/>
            </w:pPr>
            <w:r>
              <w:t>9,868</w:t>
            </w:r>
          </w:p>
        </w:tc>
      </w:tr>
      <w:tr w:rsidR="001347FE" w14:paraId="6774D8E4" w14:textId="77777777">
        <w:tc>
          <w:tcPr>
            <w:tcW w:w="0" w:type="auto"/>
          </w:tcPr>
          <w:p w14:paraId="37CE153B" w14:textId="77777777" w:rsidR="001347FE" w:rsidRDefault="00792F79">
            <w:pPr>
              <w:pStyle w:val="Compact"/>
            </w:pPr>
            <w:r>
              <w:t>Atka mackerel</w:t>
            </w:r>
          </w:p>
        </w:tc>
        <w:tc>
          <w:tcPr>
            <w:tcW w:w="0" w:type="auto"/>
          </w:tcPr>
          <w:p w14:paraId="781151E5" w14:textId="77777777" w:rsidR="001347FE" w:rsidRDefault="00792F79">
            <w:pPr>
              <w:pStyle w:val="Compact"/>
              <w:jc w:val="center"/>
            </w:pPr>
            <w:r>
              <w:t>10,162</w:t>
            </w:r>
          </w:p>
        </w:tc>
        <w:tc>
          <w:tcPr>
            <w:tcW w:w="0" w:type="auto"/>
          </w:tcPr>
          <w:p w14:paraId="4B7FB9BF" w14:textId="77777777" w:rsidR="001347FE" w:rsidRDefault="00792F79">
            <w:pPr>
              <w:pStyle w:val="Compact"/>
              <w:jc w:val="center"/>
            </w:pPr>
            <w:r>
              <w:t>6,080</w:t>
            </w:r>
          </w:p>
        </w:tc>
        <w:tc>
          <w:tcPr>
            <w:tcW w:w="0" w:type="auto"/>
          </w:tcPr>
          <w:p w14:paraId="7E05C274" w14:textId="77777777" w:rsidR="001347FE" w:rsidRDefault="00792F79">
            <w:pPr>
              <w:pStyle w:val="Compact"/>
              <w:jc w:val="center"/>
            </w:pPr>
            <w:r>
              <w:t>7,423</w:t>
            </w:r>
          </w:p>
        </w:tc>
        <w:tc>
          <w:tcPr>
            <w:tcW w:w="0" w:type="auto"/>
          </w:tcPr>
          <w:p w14:paraId="3E01D5D3" w14:textId="77777777" w:rsidR="001347FE" w:rsidRDefault="00792F79">
            <w:pPr>
              <w:pStyle w:val="Compact"/>
              <w:jc w:val="center"/>
            </w:pPr>
            <w:r>
              <w:t>7,888</w:t>
            </w:r>
          </w:p>
        </w:tc>
      </w:tr>
      <w:tr w:rsidR="001347FE" w14:paraId="44C2A451" w14:textId="77777777">
        <w:tc>
          <w:tcPr>
            <w:tcW w:w="0" w:type="auto"/>
          </w:tcPr>
          <w:p w14:paraId="08B1897C" w14:textId="77777777" w:rsidR="001347FE" w:rsidRDefault="00792F79">
            <w:pPr>
              <w:pStyle w:val="Compact"/>
            </w:pPr>
            <w:r>
              <w:t>flathead sole</w:t>
            </w:r>
          </w:p>
        </w:tc>
        <w:tc>
          <w:tcPr>
            <w:tcW w:w="0" w:type="auto"/>
          </w:tcPr>
          <w:p w14:paraId="1DF407AE" w14:textId="77777777" w:rsidR="001347FE" w:rsidRDefault="00792F79">
            <w:pPr>
              <w:pStyle w:val="Compact"/>
              <w:jc w:val="center"/>
            </w:pPr>
            <w:r>
              <w:t>4,962</w:t>
            </w:r>
          </w:p>
        </w:tc>
        <w:tc>
          <w:tcPr>
            <w:tcW w:w="0" w:type="auto"/>
          </w:tcPr>
          <w:p w14:paraId="35D76971" w14:textId="77777777" w:rsidR="001347FE" w:rsidRDefault="00792F79">
            <w:pPr>
              <w:pStyle w:val="Compact"/>
              <w:jc w:val="center"/>
            </w:pPr>
            <w:r>
              <w:t>3,904</w:t>
            </w:r>
          </w:p>
        </w:tc>
        <w:tc>
          <w:tcPr>
            <w:tcW w:w="0" w:type="auto"/>
          </w:tcPr>
          <w:p w14:paraId="23F4D59D" w14:textId="77777777" w:rsidR="001347FE" w:rsidRDefault="00792F79">
            <w:pPr>
              <w:pStyle w:val="Compact"/>
              <w:jc w:val="center"/>
            </w:pPr>
            <w:r>
              <w:t>4,941</w:t>
            </w:r>
          </w:p>
        </w:tc>
        <w:tc>
          <w:tcPr>
            <w:tcW w:w="0" w:type="auto"/>
          </w:tcPr>
          <w:p w14:paraId="02B3BF68" w14:textId="77777777" w:rsidR="001347FE" w:rsidRDefault="00792F79">
            <w:pPr>
              <w:pStyle w:val="Compact"/>
              <w:jc w:val="center"/>
            </w:pPr>
            <w:r>
              <w:t>4,602</w:t>
            </w:r>
          </w:p>
        </w:tc>
      </w:tr>
      <w:tr w:rsidR="001347FE" w14:paraId="27FE90D3" w14:textId="77777777">
        <w:tc>
          <w:tcPr>
            <w:tcW w:w="0" w:type="auto"/>
          </w:tcPr>
          <w:p w14:paraId="7A267F5B" w14:textId="77777777" w:rsidR="001347FE" w:rsidRDefault="00792F79">
            <w:pPr>
              <w:pStyle w:val="Compact"/>
            </w:pPr>
            <w:r>
              <w:t>Kamchatka flounder</w:t>
            </w:r>
          </w:p>
        </w:tc>
        <w:tc>
          <w:tcPr>
            <w:tcW w:w="0" w:type="auto"/>
          </w:tcPr>
          <w:p w14:paraId="31F0C54A" w14:textId="77777777" w:rsidR="001347FE" w:rsidRDefault="00792F79">
            <w:pPr>
              <w:pStyle w:val="Compact"/>
              <w:jc w:val="center"/>
            </w:pPr>
            <w:r>
              <w:t>3,188</w:t>
            </w:r>
          </w:p>
        </w:tc>
        <w:tc>
          <w:tcPr>
            <w:tcW w:w="0" w:type="auto"/>
          </w:tcPr>
          <w:p w14:paraId="7CCD6BD7" w14:textId="77777777" w:rsidR="001347FE" w:rsidRDefault="00792F79">
            <w:pPr>
              <w:pStyle w:val="Compact"/>
              <w:jc w:val="center"/>
            </w:pPr>
            <w:r>
              <w:t>3,768</w:t>
            </w:r>
          </w:p>
        </w:tc>
        <w:tc>
          <w:tcPr>
            <w:tcW w:w="0" w:type="auto"/>
          </w:tcPr>
          <w:p w14:paraId="6FAF0DA4" w14:textId="77777777" w:rsidR="001347FE" w:rsidRDefault="00792F79">
            <w:pPr>
              <w:pStyle w:val="Compact"/>
              <w:jc w:val="center"/>
            </w:pPr>
            <w:r>
              <w:t>3,623</w:t>
            </w:r>
          </w:p>
        </w:tc>
        <w:tc>
          <w:tcPr>
            <w:tcW w:w="0" w:type="auto"/>
          </w:tcPr>
          <w:p w14:paraId="29AB3435" w14:textId="77777777" w:rsidR="001347FE" w:rsidRDefault="00792F79">
            <w:pPr>
              <w:pStyle w:val="Compact"/>
              <w:jc w:val="center"/>
            </w:pPr>
            <w:r>
              <w:t>3,526</w:t>
            </w:r>
          </w:p>
        </w:tc>
      </w:tr>
      <w:tr w:rsidR="001347FE" w14:paraId="5FFAB377" w14:textId="77777777">
        <w:tc>
          <w:tcPr>
            <w:tcW w:w="0" w:type="auto"/>
          </w:tcPr>
          <w:p w14:paraId="6C06B1A3" w14:textId="77777777" w:rsidR="001347FE" w:rsidRDefault="00792F79">
            <w:pPr>
              <w:pStyle w:val="Compact"/>
            </w:pPr>
            <w:r>
              <w:t>northern rock sole</w:t>
            </w:r>
          </w:p>
        </w:tc>
        <w:tc>
          <w:tcPr>
            <w:tcW w:w="0" w:type="auto"/>
          </w:tcPr>
          <w:p w14:paraId="57D9A2E3" w14:textId="77777777" w:rsidR="001347FE" w:rsidRDefault="00792F79">
            <w:pPr>
              <w:pStyle w:val="Compact"/>
              <w:jc w:val="center"/>
            </w:pPr>
            <w:r>
              <w:t>10,477</w:t>
            </w:r>
          </w:p>
        </w:tc>
        <w:tc>
          <w:tcPr>
            <w:tcW w:w="0" w:type="auto"/>
          </w:tcPr>
          <w:p w14:paraId="534AD53A" w14:textId="77777777" w:rsidR="001347FE" w:rsidRDefault="00792F79">
            <w:pPr>
              <w:pStyle w:val="Compact"/>
              <w:jc w:val="center"/>
            </w:pPr>
            <w:r>
              <w:t>10,018</w:t>
            </w:r>
          </w:p>
        </w:tc>
        <w:tc>
          <w:tcPr>
            <w:tcW w:w="0" w:type="auto"/>
          </w:tcPr>
          <w:p w14:paraId="78E2E816" w14:textId="77777777" w:rsidR="001347FE" w:rsidRDefault="00792F79">
            <w:pPr>
              <w:pStyle w:val="Compact"/>
              <w:jc w:val="center"/>
            </w:pPr>
            <w:r>
              <w:t>11,767</w:t>
            </w:r>
          </w:p>
        </w:tc>
        <w:tc>
          <w:tcPr>
            <w:tcW w:w="0" w:type="auto"/>
          </w:tcPr>
          <w:p w14:paraId="33EE81EA" w14:textId="77777777" w:rsidR="001347FE" w:rsidRDefault="00792F79">
            <w:pPr>
              <w:pStyle w:val="Compact"/>
              <w:jc w:val="center"/>
            </w:pPr>
            <w:r>
              <w:t>10,754</w:t>
            </w:r>
          </w:p>
        </w:tc>
      </w:tr>
      <w:tr w:rsidR="001347FE" w14:paraId="4761B26D" w14:textId="77777777">
        <w:tc>
          <w:tcPr>
            <w:tcW w:w="0" w:type="auto"/>
          </w:tcPr>
          <w:p w14:paraId="2FC3C4AF" w14:textId="77777777" w:rsidR="001347FE" w:rsidRDefault="00792F79">
            <w:pPr>
              <w:pStyle w:val="Compact"/>
            </w:pPr>
            <w:r>
              <w:t>northern rockfish</w:t>
            </w:r>
          </w:p>
        </w:tc>
        <w:tc>
          <w:tcPr>
            <w:tcW w:w="0" w:type="auto"/>
          </w:tcPr>
          <w:p w14:paraId="045D28FF" w14:textId="77777777" w:rsidR="001347FE" w:rsidRDefault="00792F79">
            <w:pPr>
              <w:pStyle w:val="Compact"/>
              <w:jc w:val="center"/>
            </w:pPr>
            <w:r>
              <w:t>14,884</w:t>
            </w:r>
          </w:p>
        </w:tc>
        <w:tc>
          <w:tcPr>
            <w:tcW w:w="0" w:type="auto"/>
          </w:tcPr>
          <w:p w14:paraId="04FA73B1" w14:textId="77777777" w:rsidR="001347FE" w:rsidRDefault="00792F79">
            <w:pPr>
              <w:pStyle w:val="Compact"/>
              <w:jc w:val="center"/>
            </w:pPr>
            <w:r>
              <w:t>15,116</w:t>
            </w:r>
          </w:p>
        </w:tc>
        <w:tc>
          <w:tcPr>
            <w:tcW w:w="0" w:type="auto"/>
          </w:tcPr>
          <w:p w14:paraId="1734F17E" w14:textId="77777777" w:rsidR="001347FE" w:rsidRDefault="00792F79">
            <w:pPr>
              <w:pStyle w:val="Compact"/>
              <w:jc w:val="center"/>
            </w:pPr>
            <w:r>
              <w:t>14,784</w:t>
            </w:r>
          </w:p>
        </w:tc>
        <w:tc>
          <w:tcPr>
            <w:tcW w:w="0" w:type="auto"/>
          </w:tcPr>
          <w:p w14:paraId="65213E58" w14:textId="77777777" w:rsidR="001347FE" w:rsidRDefault="00792F79">
            <w:pPr>
              <w:pStyle w:val="Compact"/>
              <w:jc w:val="center"/>
            </w:pPr>
            <w:r>
              <w:t>14,928</w:t>
            </w:r>
          </w:p>
        </w:tc>
      </w:tr>
      <w:tr w:rsidR="001347FE" w14:paraId="33300AD2" w14:textId="77777777">
        <w:tc>
          <w:tcPr>
            <w:tcW w:w="0" w:type="auto"/>
          </w:tcPr>
          <w:p w14:paraId="0A06CE20" w14:textId="77777777" w:rsidR="001347FE" w:rsidRDefault="00792F79">
            <w:pPr>
              <w:pStyle w:val="Compact"/>
            </w:pPr>
            <w:r>
              <w:t>Pacific cod</w:t>
            </w:r>
          </w:p>
        </w:tc>
        <w:tc>
          <w:tcPr>
            <w:tcW w:w="0" w:type="auto"/>
          </w:tcPr>
          <w:p w14:paraId="421E62E3" w14:textId="77777777" w:rsidR="001347FE" w:rsidRDefault="00792F79">
            <w:pPr>
              <w:pStyle w:val="Compact"/>
              <w:jc w:val="center"/>
            </w:pPr>
            <w:r>
              <w:t>4,556</w:t>
            </w:r>
          </w:p>
        </w:tc>
        <w:tc>
          <w:tcPr>
            <w:tcW w:w="0" w:type="auto"/>
          </w:tcPr>
          <w:p w14:paraId="22C48053" w14:textId="77777777" w:rsidR="001347FE" w:rsidRDefault="00792F79">
            <w:pPr>
              <w:pStyle w:val="Compact"/>
              <w:jc w:val="center"/>
            </w:pPr>
            <w:r>
              <w:t>6,506</w:t>
            </w:r>
          </w:p>
        </w:tc>
        <w:tc>
          <w:tcPr>
            <w:tcW w:w="0" w:type="auto"/>
          </w:tcPr>
          <w:p w14:paraId="677BAC2B" w14:textId="77777777" w:rsidR="001347FE" w:rsidRDefault="00792F79">
            <w:pPr>
              <w:pStyle w:val="Compact"/>
              <w:jc w:val="center"/>
            </w:pPr>
            <w:r>
              <w:t>6,107</w:t>
            </w:r>
          </w:p>
        </w:tc>
        <w:tc>
          <w:tcPr>
            <w:tcW w:w="0" w:type="auto"/>
          </w:tcPr>
          <w:p w14:paraId="0E88DA6C" w14:textId="77777777" w:rsidR="001347FE" w:rsidRDefault="00792F79">
            <w:pPr>
              <w:pStyle w:val="Compact"/>
              <w:jc w:val="center"/>
            </w:pPr>
            <w:r>
              <w:t>5,723</w:t>
            </w:r>
          </w:p>
        </w:tc>
      </w:tr>
      <w:tr w:rsidR="001347FE" w14:paraId="1033D9A2" w14:textId="77777777">
        <w:tc>
          <w:tcPr>
            <w:tcW w:w="0" w:type="auto"/>
          </w:tcPr>
          <w:p w14:paraId="551BECDC" w14:textId="77777777" w:rsidR="001347FE" w:rsidRDefault="00792F79">
            <w:pPr>
              <w:pStyle w:val="Compact"/>
            </w:pPr>
            <w:r>
              <w:t>Pacific ocean perch</w:t>
            </w:r>
          </w:p>
        </w:tc>
        <w:tc>
          <w:tcPr>
            <w:tcW w:w="0" w:type="auto"/>
          </w:tcPr>
          <w:p w14:paraId="2B5A9435" w14:textId="77777777" w:rsidR="001347FE" w:rsidRDefault="00792F79">
            <w:pPr>
              <w:pStyle w:val="Compact"/>
              <w:jc w:val="center"/>
            </w:pPr>
            <w:r>
              <w:t>30,205</w:t>
            </w:r>
          </w:p>
        </w:tc>
        <w:tc>
          <w:tcPr>
            <w:tcW w:w="0" w:type="auto"/>
          </w:tcPr>
          <w:p w14:paraId="4CF47864" w14:textId="77777777" w:rsidR="001347FE" w:rsidRDefault="00792F79">
            <w:pPr>
              <w:pStyle w:val="Compact"/>
              <w:jc w:val="center"/>
            </w:pPr>
            <w:r>
              <w:t>36,277</w:t>
            </w:r>
          </w:p>
        </w:tc>
        <w:tc>
          <w:tcPr>
            <w:tcW w:w="0" w:type="auto"/>
          </w:tcPr>
          <w:p w14:paraId="59BB6493" w14:textId="77777777" w:rsidR="001347FE" w:rsidRDefault="00792F79">
            <w:pPr>
              <w:pStyle w:val="Compact"/>
              <w:jc w:val="center"/>
            </w:pPr>
            <w:r>
              <w:t>30,992</w:t>
            </w:r>
          </w:p>
        </w:tc>
        <w:tc>
          <w:tcPr>
            <w:tcW w:w="0" w:type="auto"/>
          </w:tcPr>
          <w:p w14:paraId="050E49DA" w14:textId="77777777" w:rsidR="001347FE" w:rsidRDefault="00792F79">
            <w:pPr>
              <w:pStyle w:val="Compact"/>
              <w:jc w:val="center"/>
            </w:pPr>
            <w:r>
              <w:t>32,491</w:t>
            </w:r>
          </w:p>
        </w:tc>
      </w:tr>
      <w:tr w:rsidR="001347FE" w14:paraId="555F6F58" w14:textId="77777777">
        <w:tc>
          <w:tcPr>
            <w:tcW w:w="0" w:type="auto"/>
          </w:tcPr>
          <w:p w14:paraId="3030E07D" w14:textId="77777777" w:rsidR="001347FE" w:rsidRDefault="00792F79">
            <w:pPr>
              <w:pStyle w:val="Compact"/>
            </w:pPr>
            <w:r>
              <w:t>walleye pollock</w:t>
            </w:r>
          </w:p>
        </w:tc>
        <w:tc>
          <w:tcPr>
            <w:tcW w:w="0" w:type="auto"/>
          </w:tcPr>
          <w:p w14:paraId="5E20DD92" w14:textId="77777777" w:rsidR="001347FE" w:rsidRDefault="00792F79">
            <w:pPr>
              <w:pStyle w:val="Compact"/>
              <w:jc w:val="center"/>
            </w:pPr>
            <w:r>
              <w:t>10,305</w:t>
            </w:r>
          </w:p>
        </w:tc>
        <w:tc>
          <w:tcPr>
            <w:tcW w:w="0" w:type="auto"/>
          </w:tcPr>
          <w:p w14:paraId="2DE112CA" w14:textId="77777777" w:rsidR="001347FE" w:rsidRDefault="00792F79">
            <w:pPr>
              <w:pStyle w:val="Compact"/>
              <w:jc w:val="center"/>
            </w:pPr>
            <w:r>
              <w:t>9,142</w:t>
            </w:r>
          </w:p>
        </w:tc>
        <w:tc>
          <w:tcPr>
            <w:tcW w:w="0" w:type="auto"/>
          </w:tcPr>
          <w:p w14:paraId="2E9AA6AD" w14:textId="77777777" w:rsidR="001347FE" w:rsidRDefault="00792F79">
            <w:pPr>
              <w:pStyle w:val="Compact"/>
              <w:jc w:val="center"/>
            </w:pPr>
            <w:r>
              <w:t>12,972</w:t>
            </w:r>
          </w:p>
        </w:tc>
        <w:tc>
          <w:tcPr>
            <w:tcW w:w="0" w:type="auto"/>
          </w:tcPr>
          <w:p w14:paraId="7DF905C6" w14:textId="77777777" w:rsidR="001347FE" w:rsidRDefault="00792F79">
            <w:pPr>
              <w:pStyle w:val="Compact"/>
              <w:jc w:val="center"/>
            </w:pPr>
            <w:r>
              <w:t>10,806</w:t>
            </w:r>
          </w:p>
        </w:tc>
      </w:tr>
    </w:tbl>
    <w:p w14:paraId="493F6AE5" w14:textId="77777777" w:rsidR="001347FE" w:rsidRDefault="00792F79">
      <w:r>
        <w:br w:type="page"/>
      </w:r>
    </w:p>
    <w:p w14:paraId="20F4AA8F" w14:textId="77777777" w:rsidR="001347FE" w:rsidRPr="003C04BF" w:rsidRDefault="00792F79">
      <w:pPr>
        <w:pStyle w:val="TableCaption"/>
        <w:rPr>
          <w:i w:val="0"/>
          <w:rPrChange w:id="236" w:author="Pete.Hulson" w:date="2022-06-24T15:43:00Z">
            <w:rPr/>
          </w:rPrChange>
        </w:rPr>
      </w:pPr>
      <w:r w:rsidRPr="003C04BF">
        <w:rPr>
          <w:i w:val="0"/>
          <w:rPrChange w:id="237" w:author="Pete.Hulson" w:date="2022-06-24T15:43:00Z">
            <w:rPr/>
          </w:rPrChange>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Change w:id="238" w:author="Pete.Hulson" w:date="2022-06-24T15:43:00Z">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PrChange>
      </w:tblPr>
      <w:tblGrid>
        <w:gridCol w:w="2182"/>
        <w:gridCol w:w="876"/>
        <w:gridCol w:w="876"/>
        <w:gridCol w:w="876"/>
        <w:gridCol w:w="963"/>
        <w:tblGridChange w:id="239">
          <w:tblGrid>
            <w:gridCol w:w="2182"/>
            <w:gridCol w:w="876"/>
            <w:gridCol w:w="876"/>
            <w:gridCol w:w="876"/>
            <w:gridCol w:w="963"/>
          </w:tblGrid>
        </w:tblGridChange>
      </w:tblGrid>
      <w:tr w:rsidR="001347FE" w14:paraId="17C9A8EF" w14:textId="77777777" w:rsidTr="003C04BF">
        <w:trPr>
          <w:tblHeader/>
          <w:trPrChange w:id="240" w:author="Pete.Hulson" w:date="2022-06-24T15:43:00Z">
            <w:trPr>
              <w:tblHeader/>
            </w:trPr>
          </w:trPrChange>
        </w:trPr>
        <w:tc>
          <w:tcPr>
            <w:tcW w:w="0" w:type="auto"/>
            <w:tcBorders>
              <w:bottom w:val="single" w:sz="4" w:space="0" w:color="auto"/>
            </w:tcBorders>
            <w:tcPrChange w:id="241" w:author="Pete.Hulson" w:date="2022-06-24T15:43:00Z">
              <w:tcPr>
                <w:tcW w:w="0" w:type="auto"/>
              </w:tcPr>
            </w:tcPrChange>
          </w:tcPr>
          <w:p w14:paraId="654001D8" w14:textId="77777777" w:rsidR="001347FE" w:rsidRDefault="00792F79">
            <w:pPr>
              <w:pStyle w:val="Compact"/>
            </w:pPr>
            <w:r>
              <w:t>Species</w:t>
            </w:r>
          </w:p>
        </w:tc>
        <w:tc>
          <w:tcPr>
            <w:tcW w:w="0" w:type="auto"/>
            <w:tcBorders>
              <w:bottom w:val="single" w:sz="4" w:space="0" w:color="auto"/>
            </w:tcBorders>
            <w:tcPrChange w:id="242" w:author="Pete.Hulson" w:date="2022-06-24T15:43:00Z">
              <w:tcPr>
                <w:tcW w:w="0" w:type="auto"/>
              </w:tcPr>
            </w:tcPrChange>
          </w:tcPr>
          <w:p w14:paraId="6393A9C3" w14:textId="77777777" w:rsidR="001347FE" w:rsidRDefault="00792F79">
            <w:pPr>
              <w:pStyle w:val="Compact"/>
              <w:jc w:val="center"/>
            </w:pPr>
            <w:r>
              <w:t>2017</w:t>
            </w:r>
          </w:p>
        </w:tc>
        <w:tc>
          <w:tcPr>
            <w:tcW w:w="0" w:type="auto"/>
            <w:tcBorders>
              <w:bottom w:val="single" w:sz="4" w:space="0" w:color="auto"/>
            </w:tcBorders>
            <w:tcPrChange w:id="243" w:author="Pete.Hulson" w:date="2022-06-24T15:43:00Z">
              <w:tcPr>
                <w:tcW w:w="0" w:type="auto"/>
              </w:tcPr>
            </w:tcPrChange>
          </w:tcPr>
          <w:p w14:paraId="32E48611" w14:textId="77777777" w:rsidR="001347FE" w:rsidRDefault="00792F79">
            <w:pPr>
              <w:pStyle w:val="Compact"/>
              <w:jc w:val="center"/>
            </w:pPr>
            <w:r>
              <w:t>2018</w:t>
            </w:r>
          </w:p>
        </w:tc>
        <w:tc>
          <w:tcPr>
            <w:tcW w:w="0" w:type="auto"/>
            <w:tcBorders>
              <w:bottom w:val="single" w:sz="4" w:space="0" w:color="auto"/>
            </w:tcBorders>
            <w:tcPrChange w:id="244" w:author="Pete.Hulson" w:date="2022-06-24T15:43:00Z">
              <w:tcPr>
                <w:tcW w:w="0" w:type="auto"/>
              </w:tcPr>
            </w:tcPrChange>
          </w:tcPr>
          <w:p w14:paraId="03F8070E" w14:textId="77777777" w:rsidR="001347FE" w:rsidRDefault="00792F79">
            <w:pPr>
              <w:pStyle w:val="Compact"/>
              <w:jc w:val="center"/>
            </w:pPr>
            <w:r>
              <w:t>2019</w:t>
            </w:r>
          </w:p>
        </w:tc>
        <w:tc>
          <w:tcPr>
            <w:tcW w:w="0" w:type="auto"/>
            <w:tcBorders>
              <w:bottom w:val="single" w:sz="4" w:space="0" w:color="auto"/>
            </w:tcBorders>
            <w:tcPrChange w:id="245" w:author="Pete.Hulson" w:date="2022-06-24T15:43:00Z">
              <w:tcPr>
                <w:tcW w:w="0" w:type="auto"/>
              </w:tcPr>
            </w:tcPrChange>
          </w:tcPr>
          <w:p w14:paraId="5D33657F" w14:textId="77777777" w:rsidR="001347FE" w:rsidRDefault="00792F79">
            <w:pPr>
              <w:pStyle w:val="Compact"/>
              <w:jc w:val="center"/>
            </w:pPr>
            <w:r>
              <w:t>average</w:t>
            </w:r>
          </w:p>
        </w:tc>
      </w:tr>
      <w:tr w:rsidR="001347FE" w14:paraId="388F6FEB" w14:textId="77777777" w:rsidTr="003C04BF">
        <w:tc>
          <w:tcPr>
            <w:tcW w:w="0" w:type="auto"/>
            <w:tcBorders>
              <w:top w:val="single" w:sz="4" w:space="0" w:color="auto"/>
            </w:tcBorders>
            <w:tcPrChange w:id="246" w:author="Pete.Hulson" w:date="2022-06-24T15:43:00Z">
              <w:tcPr>
                <w:tcW w:w="0" w:type="auto"/>
              </w:tcPr>
            </w:tcPrChange>
          </w:tcPr>
          <w:p w14:paraId="2E628C9A" w14:textId="77777777" w:rsidR="001347FE" w:rsidRDefault="00792F79">
            <w:pPr>
              <w:pStyle w:val="Compact"/>
            </w:pPr>
            <w:r>
              <w:t>Alaska plaice</w:t>
            </w:r>
          </w:p>
        </w:tc>
        <w:tc>
          <w:tcPr>
            <w:tcW w:w="0" w:type="auto"/>
            <w:tcBorders>
              <w:top w:val="single" w:sz="4" w:space="0" w:color="auto"/>
            </w:tcBorders>
            <w:tcPrChange w:id="247" w:author="Pete.Hulson" w:date="2022-06-24T15:43:00Z">
              <w:tcPr>
                <w:tcW w:w="0" w:type="auto"/>
              </w:tcPr>
            </w:tcPrChange>
          </w:tcPr>
          <w:p w14:paraId="15B8B721" w14:textId="77777777" w:rsidR="001347FE" w:rsidRDefault="00792F79">
            <w:pPr>
              <w:pStyle w:val="Compact"/>
              <w:jc w:val="center"/>
            </w:pPr>
            <w:r>
              <w:t>8,347</w:t>
            </w:r>
          </w:p>
        </w:tc>
        <w:tc>
          <w:tcPr>
            <w:tcW w:w="0" w:type="auto"/>
            <w:tcBorders>
              <w:top w:val="single" w:sz="4" w:space="0" w:color="auto"/>
            </w:tcBorders>
            <w:tcPrChange w:id="248" w:author="Pete.Hulson" w:date="2022-06-24T15:43:00Z">
              <w:tcPr>
                <w:tcW w:w="0" w:type="auto"/>
              </w:tcPr>
            </w:tcPrChange>
          </w:tcPr>
          <w:p w14:paraId="6A5635E4" w14:textId="77777777" w:rsidR="001347FE" w:rsidRDefault="00792F79">
            <w:pPr>
              <w:pStyle w:val="Compact"/>
              <w:jc w:val="center"/>
            </w:pPr>
            <w:r>
              <w:t>14,030</w:t>
            </w:r>
          </w:p>
        </w:tc>
        <w:tc>
          <w:tcPr>
            <w:tcW w:w="0" w:type="auto"/>
            <w:tcBorders>
              <w:top w:val="single" w:sz="4" w:space="0" w:color="auto"/>
            </w:tcBorders>
            <w:tcPrChange w:id="249" w:author="Pete.Hulson" w:date="2022-06-24T15:43:00Z">
              <w:tcPr>
                <w:tcW w:w="0" w:type="auto"/>
              </w:tcPr>
            </w:tcPrChange>
          </w:tcPr>
          <w:p w14:paraId="085E61EB" w14:textId="77777777" w:rsidR="001347FE" w:rsidRDefault="00792F79">
            <w:pPr>
              <w:pStyle w:val="Compact"/>
              <w:jc w:val="center"/>
            </w:pPr>
            <w:r>
              <w:t>9,080</w:t>
            </w:r>
          </w:p>
        </w:tc>
        <w:tc>
          <w:tcPr>
            <w:tcW w:w="0" w:type="auto"/>
            <w:tcBorders>
              <w:top w:val="single" w:sz="4" w:space="0" w:color="auto"/>
            </w:tcBorders>
            <w:tcPrChange w:id="250" w:author="Pete.Hulson" w:date="2022-06-24T15:43:00Z">
              <w:tcPr>
                <w:tcW w:w="0" w:type="auto"/>
              </w:tcPr>
            </w:tcPrChange>
          </w:tcPr>
          <w:p w14:paraId="27DF320A" w14:textId="77777777" w:rsidR="001347FE" w:rsidRDefault="00792F79">
            <w:pPr>
              <w:pStyle w:val="Compact"/>
              <w:jc w:val="center"/>
            </w:pPr>
            <w:r>
              <w:t>10,486</w:t>
            </w:r>
          </w:p>
        </w:tc>
      </w:tr>
      <w:tr w:rsidR="001347FE" w14:paraId="0A5E46C1" w14:textId="77777777">
        <w:tc>
          <w:tcPr>
            <w:tcW w:w="0" w:type="auto"/>
          </w:tcPr>
          <w:p w14:paraId="71C54C61" w14:textId="77777777" w:rsidR="001347FE" w:rsidRDefault="00792F79">
            <w:pPr>
              <w:pStyle w:val="Compact"/>
            </w:pPr>
            <w:r>
              <w:t>arrowtooth flounder</w:t>
            </w:r>
          </w:p>
        </w:tc>
        <w:tc>
          <w:tcPr>
            <w:tcW w:w="0" w:type="auto"/>
          </w:tcPr>
          <w:p w14:paraId="3910266A" w14:textId="77777777" w:rsidR="001347FE" w:rsidRDefault="00792F79">
            <w:pPr>
              <w:pStyle w:val="Compact"/>
              <w:jc w:val="center"/>
            </w:pPr>
            <w:r>
              <w:t>11,679</w:t>
            </w:r>
          </w:p>
        </w:tc>
        <w:tc>
          <w:tcPr>
            <w:tcW w:w="0" w:type="auto"/>
          </w:tcPr>
          <w:p w14:paraId="3B9E900B" w14:textId="77777777" w:rsidR="001347FE" w:rsidRDefault="00792F79">
            <w:pPr>
              <w:pStyle w:val="Compact"/>
              <w:jc w:val="center"/>
            </w:pPr>
            <w:r>
              <w:t>18,756</w:t>
            </w:r>
          </w:p>
        </w:tc>
        <w:tc>
          <w:tcPr>
            <w:tcW w:w="0" w:type="auto"/>
          </w:tcPr>
          <w:p w14:paraId="4D08C02D" w14:textId="77777777" w:rsidR="001347FE" w:rsidRDefault="00792F79">
            <w:pPr>
              <w:pStyle w:val="Compact"/>
              <w:jc w:val="center"/>
            </w:pPr>
            <w:r>
              <w:t>14,349</w:t>
            </w:r>
          </w:p>
        </w:tc>
        <w:tc>
          <w:tcPr>
            <w:tcW w:w="0" w:type="auto"/>
          </w:tcPr>
          <w:p w14:paraId="63C15171" w14:textId="77777777" w:rsidR="001347FE" w:rsidRDefault="00792F79">
            <w:pPr>
              <w:pStyle w:val="Compact"/>
              <w:jc w:val="center"/>
            </w:pPr>
            <w:r>
              <w:t>14,928</w:t>
            </w:r>
          </w:p>
        </w:tc>
      </w:tr>
      <w:tr w:rsidR="001347FE" w14:paraId="17806E44" w14:textId="77777777">
        <w:tc>
          <w:tcPr>
            <w:tcW w:w="0" w:type="auto"/>
          </w:tcPr>
          <w:p w14:paraId="5DCD0066" w14:textId="77777777" w:rsidR="001347FE" w:rsidRDefault="00792F79">
            <w:pPr>
              <w:pStyle w:val="Compact"/>
            </w:pPr>
            <w:r>
              <w:t>flathead sole</w:t>
            </w:r>
          </w:p>
        </w:tc>
        <w:tc>
          <w:tcPr>
            <w:tcW w:w="0" w:type="auto"/>
          </w:tcPr>
          <w:p w14:paraId="1C95424B" w14:textId="77777777" w:rsidR="001347FE" w:rsidRDefault="00792F79">
            <w:pPr>
              <w:pStyle w:val="Compact"/>
              <w:jc w:val="center"/>
            </w:pPr>
            <w:r>
              <w:t>19,238</w:t>
            </w:r>
          </w:p>
        </w:tc>
        <w:tc>
          <w:tcPr>
            <w:tcW w:w="0" w:type="auto"/>
          </w:tcPr>
          <w:p w14:paraId="251CE6AD" w14:textId="77777777" w:rsidR="001347FE" w:rsidRDefault="00792F79">
            <w:pPr>
              <w:pStyle w:val="Compact"/>
              <w:jc w:val="center"/>
            </w:pPr>
            <w:r>
              <w:t>26,837</w:t>
            </w:r>
          </w:p>
        </w:tc>
        <w:tc>
          <w:tcPr>
            <w:tcW w:w="0" w:type="auto"/>
          </w:tcPr>
          <w:p w14:paraId="60CA53DC" w14:textId="77777777" w:rsidR="001347FE" w:rsidRDefault="00792F79">
            <w:pPr>
              <w:pStyle w:val="Compact"/>
              <w:jc w:val="center"/>
            </w:pPr>
            <w:r>
              <w:t>20,993</w:t>
            </w:r>
          </w:p>
        </w:tc>
        <w:tc>
          <w:tcPr>
            <w:tcW w:w="0" w:type="auto"/>
          </w:tcPr>
          <w:p w14:paraId="4D001708" w14:textId="77777777" w:rsidR="001347FE" w:rsidRDefault="00792F79">
            <w:pPr>
              <w:pStyle w:val="Compact"/>
              <w:jc w:val="center"/>
            </w:pPr>
            <w:r>
              <w:t>22,356</w:t>
            </w:r>
          </w:p>
        </w:tc>
      </w:tr>
      <w:tr w:rsidR="001347FE" w14:paraId="39F0A769" w14:textId="77777777">
        <w:tc>
          <w:tcPr>
            <w:tcW w:w="0" w:type="auto"/>
          </w:tcPr>
          <w:p w14:paraId="3512F0CF" w14:textId="77777777" w:rsidR="001347FE" w:rsidRDefault="00792F79">
            <w:pPr>
              <w:pStyle w:val="Compact"/>
            </w:pPr>
            <w:r>
              <w:t>Greenland turbot</w:t>
            </w:r>
          </w:p>
        </w:tc>
        <w:tc>
          <w:tcPr>
            <w:tcW w:w="0" w:type="auto"/>
          </w:tcPr>
          <w:p w14:paraId="32AD0154" w14:textId="77777777" w:rsidR="001347FE" w:rsidRDefault="00792F79">
            <w:pPr>
              <w:pStyle w:val="Compact"/>
              <w:jc w:val="center"/>
            </w:pPr>
            <w:r>
              <w:t>373</w:t>
            </w:r>
          </w:p>
        </w:tc>
        <w:tc>
          <w:tcPr>
            <w:tcW w:w="0" w:type="auto"/>
          </w:tcPr>
          <w:p w14:paraId="3218BBF9" w14:textId="77777777" w:rsidR="001347FE" w:rsidRDefault="00792F79">
            <w:pPr>
              <w:pStyle w:val="Compact"/>
              <w:jc w:val="center"/>
            </w:pPr>
            <w:r>
              <w:t>259</w:t>
            </w:r>
          </w:p>
        </w:tc>
        <w:tc>
          <w:tcPr>
            <w:tcW w:w="0" w:type="auto"/>
          </w:tcPr>
          <w:p w14:paraId="79F00BBB" w14:textId="77777777" w:rsidR="001347FE" w:rsidRDefault="00792F79">
            <w:pPr>
              <w:pStyle w:val="Compact"/>
              <w:jc w:val="center"/>
            </w:pPr>
            <w:r>
              <w:t>166</w:t>
            </w:r>
          </w:p>
        </w:tc>
        <w:tc>
          <w:tcPr>
            <w:tcW w:w="0" w:type="auto"/>
          </w:tcPr>
          <w:p w14:paraId="08FF01B1" w14:textId="77777777" w:rsidR="001347FE" w:rsidRDefault="00792F79">
            <w:pPr>
              <w:pStyle w:val="Compact"/>
              <w:jc w:val="center"/>
            </w:pPr>
            <w:r>
              <w:t>266</w:t>
            </w:r>
          </w:p>
        </w:tc>
      </w:tr>
      <w:tr w:rsidR="001347FE" w14:paraId="50C1E7C0" w14:textId="77777777">
        <w:tc>
          <w:tcPr>
            <w:tcW w:w="0" w:type="auto"/>
          </w:tcPr>
          <w:p w14:paraId="60534541" w14:textId="77777777" w:rsidR="001347FE" w:rsidRDefault="00792F79">
            <w:pPr>
              <w:pStyle w:val="Compact"/>
            </w:pPr>
            <w:r>
              <w:t>Kamchatka flounder</w:t>
            </w:r>
          </w:p>
        </w:tc>
        <w:tc>
          <w:tcPr>
            <w:tcW w:w="0" w:type="auto"/>
          </w:tcPr>
          <w:p w14:paraId="7594ADD8" w14:textId="77777777" w:rsidR="001347FE" w:rsidRDefault="00792F79">
            <w:pPr>
              <w:pStyle w:val="Compact"/>
              <w:jc w:val="center"/>
            </w:pPr>
            <w:r>
              <w:t>2,654</w:t>
            </w:r>
          </w:p>
        </w:tc>
        <w:tc>
          <w:tcPr>
            <w:tcW w:w="0" w:type="auto"/>
          </w:tcPr>
          <w:p w14:paraId="63DE3280" w14:textId="77777777" w:rsidR="001347FE" w:rsidRDefault="00792F79">
            <w:pPr>
              <w:pStyle w:val="Compact"/>
              <w:jc w:val="center"/>
            </w:pPr>
            <w:r>
              <w:t>2,743</w:t>
            </w:r>
          </w:p>
        </w:tc>
        <w:tc>
          <w:tcPr>
            <w:tcW w:w="0" w:type="auto"/>
          </w:tcPr>
          <w:p w14:paraId="5E443C3A" w14:textId="77777777" w:rsidR="001347FE" w:rsidRDefault="00792F79">
            <w:pPr>
              <w:pStyle w:val="Compact"/>
              <w:jc w:val="center"/>
            </w:pPr>
            <w:r>
              <w:t>1,966</w:t>
            </w:r>
          </w:p>
        </w:tc>
        <w:tc>
          <w:tcPr>
            <w:tcW w:w="0" w:type="auto"/>
          </w:tcPr>
          <w:p w14:paraId="7AC77434" w14:textId="77777777" w:rsidR="001347FE" w:rsidRDefault="00792F79">
            <w:pPr>
              <w:pStyle w:val="Compact"/>
              <w:jc w:val="center"/>
            </w:pPr>
            <w:r>
              <w:t>2,454</w:t>
            </w:r>
          </w:p>
        </w:tc>
      </w:tr>
      <w:tr w:rsidR="001347FE" w14:paraId="22F3955C" w14:textId="77777777">
        <w:tc>
          <w:tcPr>
            <w:tcW w:w="0" w:type="auto"/>
          </w:tcPr>
          <w:p w14:paraId="39E48A24" w14:textId="77777777" w:rsidR="001347FE" w:rsidRDefault="00792F79">
            <w:pPr>
              <w:pStyle w:val="Compact"/>
            </w:pPr>
            <w:r>
              <w:t>northern rock sole</w:t>
            </w:r>
          </w:p>
        </w:tc>
        <w:tc>
          <w:tcPr>
            <w:tcW w:w="0" w:type="auto"/>
          </w:tcPr>
          <w:p w14:paraId="0F94554E" w14:textId="77777777" w:rsidR="001347FE" w:rsidRDefault="00792F79">
            <w:pPr>
              <w:pStyle w:val="Compact"/>
              <w:jc w:val="center"/>
            </w:pPr>
            <w:r>
              <w:t>22,466</w:t>
            </w:r>
          </w:p>
        </w:tc>
        <w:tc>
          <w:tcPr>
            <w:tcW w:w="0" w:type="auto"/>
          </w:tcPr>
          <w:p w14:paraId="48995D17" w14:textId="77777777" w:rsidR="001347FE" w:rsidRDefault="00792F79">
            <w:pPr>
              <w:pStyle w:val="Compact"/>
              <w:jc w:val="center"/>
            </w:pPr>
            <w:r>
              <w:t>28,397</w:t>
            </w:r>
          </w:p>
        </w:tc>
        <w:tc>
          <w:tcPr>
            <w:tcW w:w="0" w:type="auto"/>
          </w:tcPr>
          <w:p w14:paraId="3E950755" w14:textId="77777777" w:rsidR="001347FE" w:rsidRDefault="00792F79">
            <w:pPr>
              <w:pStyle w:val="Compact"/>
              <w:jc w:val="center"/>
            </w:pPr>
            <w:r>
              <w:t>23,231</w:t>
            </w:r>
          </w:p>
        </w:tc>
        <w:tc>
          <w:tcPr>
            <w:tcW w:w="0" w:type="auto"/>
          </w:tcPr>
          <w:p w14:paraId="764728C2" w14:textId="77777777" w:rsidR="001347FE" w:rsidRDefault="00792F79">
            <w:pPr>
              <w:pStyle w:val="Compact"/>
              <w:jc w:val="center"/>
            </w:pPr>
            <w:r>
              <w:t>24,698</w:t>
            </w:r>
          </w:p>
        </w:tc>
      </w:tr>
      <w:tr w:rsidR="001347FE" w14:paraId="6B87D8AD" w14:textId="77777777">
        <w:tc>
          <w:tcPr>
            <w:tcW w:w="0" w:type="auto"/>
          </w:tcPr>
          <w:p w14:paraId="75B5C010" w14:textId="77777777" w:rsidR="001347FE" w:rsidRDefault="00792F79">
            <w:pPr>
              <w:pStyle w:val="Compact"/>
            </w:pPr>
            <w:r>
              <w:t>Pacific cod</w:t>
            </w:r>
          </w:p>
        </w:tc>
        <w:tc>
          <w:tcPr>
            <w:tcW w:w="0" w:type="auto"/>
          </w:tcPr>
          <w:p w14:paraId="58961741" w14:textId="77777777" w:rsidR="001347FE" w:rsidRDefault="00792F79">
            <w:pPr>
              <w:pStyle w:val="Compact"/>
              <w:jc w:val="center"/>
            </w:pPr>
            <w:r>
              <w:t>11,827</w:t>
            </w:r>
          </w:p>
        </w:tc>
        <w:tc>
          <w:tcPr>
            <w:tcW w:w="0" w:type="auto"/>
          </w:tcPr>
          <w:p w14:paraId="1106F2C1" w14:textId="77777777" w:rsidR="001347FE" w:rsidRDefault="00792F79">
            <w:pPr>
              <w:pStyle w:val="Compact"/>
              <w:jc w:val="center"/>
            </w:pPr>
            <w:r>
              <w:t>11,317</w:t>
            </w:r>
          </w:p>
        </w:tc>
        <w:tc>
          <w:tcPr>
            <w:tcW w:w="0" w:type="auto"/>
          </w:tcPr>
          <w:p w14:paraId="529B9D4B" w14:textId="77777777" w:rsidR="001347FE" w:rsidRDefault="00792F79">
            <w:pPr>
              <w:pStyle w:val="Compact"/>
              <w:jc w:val="center"/>
            </w:pPr>
            <w:r>
              <w:t>11,288</w:t>
            </w:r>
          </w:p>
        </w:tc>
        <w:tc>
          <w:tcPr>
            <w:tcW w:w="0" w:type="auto"/>
          </w:tcPr>
          <w:p w14:paraId="36EE3584" w14:textId="77777777" w:rsidR="001347FE" w:rsidRDefault="00792F79">
            <w:pPr>
              <w:pStyle w:val="Compact"/>
              <w:jc w:val="center"/>
            </w:pPr>
            <w:r>
              <w:t>11,477</w:t>
            </w:r>
          </w:p>
        </w:tc>
      </w:tr>
      <w:tr w:rsidR="001347FE" w14:paraId="4A83A096" w14:textId="77777777">
        <w:tc>
          <w:tcPr>
            <w:tcW w:w="0" w:type="auto"/>
          </w:tcPr>
          <w:p w14:paraId="559048E0" w14:textId="77777777" w:rsidR="001347FE" w:rsidRDefault="00792F79">
            <w:pPr>
              <w:pStyle w:val="Compact"/>
            </w:pPr>
            <w:r>
              <w:t>walleye pollock</w:t>
            </w:r>
          </w:p>
        </w:tc>
        <w:tc>
          <w:tcPr>
            <w:tcW w:w="0" w:type="auto"/>
          </w:tcPr>
          <w:p w14:paraId="1B48A619" w14:textId="77777777" w:rsidR="001347FE" w:rsidRDefault="00792F79">
            <w:pPr>
              <w:pStyle w:val="Compact"/>
              <w:jc w:val="center"/>
            </w:pPr>
            <w:r>
              <w:t>49,037</w:t>
            </w:r>
          </w:p>
        </w:tc>
        <w:tc>
          <w:tcPr>
            <w:tcW w:w="0" w:type="auto"/>
          </w:tcPr>
          <w:p w14:paraId="4D18D610" w14:textId="77777777" w:rsidR="001347FE" w:rsidRDefault="00792F79">
            <w:pPr>
              <w:pStyle w:val="Compact"/>
              <w:jc w:val="center"/>
            </w:pPr>
            <w:r>
              <w:t>56,799</w:t>
            </w:r>
          </w:p>
        </w:tc>
        <w:tc>
          <w:tcPr>
            <w:tcW w:w="0" w:type="auto"/>
          </w:tcPr>
          <w:p w14:paraId="4CD8FA81" w14:textId="77777777" w:rsidR="001347FE" w:rsidRDefault="00792F79">
            <w:pPr>
              <w:pStyle w:val="Compact"/>
              <w:jc w:val="center"/>
            </w:pPr>
            <w:r>
              <w:t>42,795</w:t>
            </w:r>
          </w:p>
        </w:tc>
        <w:tc>
          <w:tcPr>
            <w:tcW w:w="0" w:type="auto"/>
          </w:tcPr>
          <w:p w14:paraId="3B0F06C6" w14:textId="77777777" w:rsidR="001347FE" w:rsidRDefault="00792F79">
            <w:pPr>
              <w:pStyle w:val="Compact"/>
              <w:jc w:val="center"/>
            </w:pPr>
            <w:r>
              <w:t>49,544</w:t>
            </w:r>
          </w:p>
        </w:tc>
      </w:tr>
      <w:tr w:rsidR="001347FE" w14:paraId="41587EF1" w14:textId="77777777">
        <w:tc>
          <w:tcPr>
            <w:tcW w:w="0" w:type="auto"/>
          </w:tcPr>
          <w:p w14:paraId="36B47F59" w14:textId="77777777" w:rsidR="001347FE" w:rsidRDefault="00792F79">
            <w:pPr>
              <w:pStyle w:val="Compact"/>
            </w:pPr>
            <w:r>
              <w:t>yellowfin sole</w:t>
            </w:r>
          </w:p>
        </w:tc>
        <w:tc>
          <w:tcPr>
            <w:tcW w:w="0" w:type="auto"/>
          </w:tcPr>
          <w:p w14:paraId="45863F8A" w14:textId="77777777" w:rsidR="001347FE" w:rsidRDefault="00792F79">
            <w:pPr>
              <w:pStyle w:val="Compact"/>
              <w:jc w:val="center"/>
            </w:pPr>
            <w:r>
              <w:t>26,973</w:t>
            </w:r>
          </w:p>
        </w:tc>
        <w:tc>
          <w:tcPr>
            <w:tcW w:w="0" w:type="auto"/>
          </w:tcPr>
          <w:p w14:paraId="4A40728A" w14:textId="77777777" w:rsidR="001347FE" w:rsidRDefault="00792F79">
            <w:pPr>
              <w:pStyle w:val="Compact"/>
              <w:jc w:val="center"/>
            </w:pPr>
            <w:r>
              <w:t>31,584</w:t>
            </w:r>
          </w:p>
        </w:tc>
        <w:tc>
          <w:tcPr>
            <w:tcW w:w="0" w:type="auto"/>
          </w:tcPr>
          <w:p w14:paraId="2576F712" w14:textId="77777777" w:rsidR="001347FE" w:rsidRDefault="00792F79">
            <w:pPr>
              <w:pStyle w:val="Compact"/>
              <w:jc w:val="center"/>
            </w:pPr>
            <w:r>
              <w:t>25,768</w:t>
            </w:r>
          </w:p>
        </w:tc>
        <w:tc>
          <w:tcPr>
            <w:tcW w:w="0" w:type="auto"/>
          </w:tcPr>
          <w:p w14:paraId="5FF12655" w14:textId="77777777" w:rsidR="001347FE" w:rsidRDefault="00792F79">
            <w:pPr>
              <w:pStyle w:val="Compact"/>
              <w:jc w:val="center"/>
            </w:pPr>
            <w:r>
              <w:t>28,108</w:t>
            </w:r>
          </w:p>
        </w:tc>
      </w:tr>
    </w:tbl>
    <w:p w14:paraId="7B0ACB40" w14:textId="77777777" w:rsidR="001347FE" w:rsidRDefault="00792F79">
      <w:r>
        <w:br w:type="page"/>
      </w:r>
    </w:p>
    <w:p w14:paraId="68243F13" w14:textId="77777777" w:rsidR="001347FE" w:rsidRPr="003C04BF" w:rsidRDefault="00792F79">
      <w:pPr>
        <w:pStyle w:val="TableCaption"/>
        <w:rPr>
          <w:i w:val="0"/>
          <w:rPrChange w:id="251" w:author="Pete.Hulson" w:date="2022-06-24T15:43:00Z">
            <w:rPr/>
          </w:rPrChange>
        </w:rPr>
      </w:pPr>
      <w:r w:rsidRPr="003C04BF">
        <w:rPr>
          <w:i w:val="0"/>
          <w:rPrChange w:id="252" w:author="Pete.Hulson" w:date="2022-06-24T15:43:00Z">
            <w:rPr/>
          </w:rPrChange>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Change w:id="253" w:author="Pete.Hulson" w:date="2022-06-24T15:43:00Z">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PrChange>
      </w:tblPr>
      <w:tblGrid>
        <w:gridCol w:w="2343"/>
        <w:gridCol w:w="876"/>
        <w:gridCol w:w="876"/>
        <w:gridCol w:w="876"/>
        <w:gridCol w:w="963"/>
        <w:tblGridChange w:id="254">
          <w:tblGrid>
            <w:gridCol w:w="2343"/>
            <w:gridCol w:w="876"/>
            <w:gridCol w:w="876"/>
            <w:gridCol w:w="876"/>
            <w:gridCol w:w="963"/>
          </w:tblGrid>
        </w:tblGridChange>
      </w:tblGrid>
      <w:tr w:rsidR="001347FE" w14:paraId="7EFDCC49" w14:textId="77777777" w:rsidTr="003C04BF">
        <w:trPr>
          <w:tblHeader/>
          <w:trPrChange w:id="255" w:author="Pete.Hulson" w:date="2022-06-24T15:43:00Z">
            <w:trPr>
              <w:tblHeader/>
            </w:trPr>
          </w:trPrChange>
        </w:trPr>
        <w:tc>
          <w:tcPr>
            <w:tcW w:w="0" w:type="auto"/>
            <w:tcBorders>
              <w:bottom w:val="single" w:sz="4" w:space="0" w:color="auto"/>
            </w:tcBorders>
            <w:tcPrChange w:id="256" w:author="Pete.Hulson" w:date="2022-06-24T15:43:00Z">
              <w:tcPr>
                <w:tcW w:w="0" w:type="auto"/>
              </w:tcPr>
            </w:tcPrChange>
          </w:tcPr>
          <w:p w14:paraId="51949A3C" w14:textId="77777777" w:rsidR="001347FE" w:rsidRDefault="00792F79">
            <w:pPr>
              <w:pStyle w:val="Compact"/>
            </w:pPr>
            <w:r>
              <w:t>Species</w:t>
            </w:r>
          </w:p>
        </w:tc>
        <w:tc>
          <w:tcPr>
            <w:tcW w:w="0" w:type="auto"/>
            <w:tcBorders>
              <w:bottom w:val="single" w:sz="4" w:space="0" w:color="auto"/>
            </w:tcBorders>
            <w:tcPrChange w:id="257" w:author="Pete.Hulson" w:date="2022-06-24T15:43:00Z">
              <w:tcPr>
                <w:tcW w:w="0" w:type="auto"/>
              </w:tcPr>
            </w:tcPrChange>
          </w:tcPr>
          <w:p w14:paraId="4CEDE3EF" w14:textId="77777777" w:rsidR="001347FE" w:rsidRDefault="00792F79">
            <w:pPr>
              <w:pStyle w:val="Compact"/>
              <w:jc w:val="center"/>
            </w:pPr>
            <w:r>
              <w:t>2017</w:t>
            </w:r>
          </w:p>
        </w:tc>
        <w:tc>
          <w:tcPr>
            <w:tcW w:w="0" w:type="auto"/>
            <w:tcBorders>
              <w:bottom w:val="single" w:sz="4" w:space="0" w:color="auto"/>
            </w:tcBorders>
            <w:tcPrChange w:id="258" w:author="Pete.Hulson" w:date="2022-06-24T15:43:00Z">
              <w:tcPr>
                <w:tcW w:w="0" w:type="auto"/>
              </w:tcPr>
            </w:tcPrChange>
          </w:tcPr>
          <w:p w14:paraId="5D4E367E" w14:textId="77777777" w:rsidR="001347FE" w:rsidRDefault="00792F79">
            <w:pPr>
              <w:pStyle w:val="Compact"/>
              <w:jc w:val="center"/>
            </w:pPr>
            <w:r>
              <w:t>2019</w:t>
            </w:r>
          </w:p>
        </w:tc>
        <w:tc>
          <w:tcPr>
            <w:tcW w:w="0" w:type="auto"/>
            <w:tcBorders>
              <w:bottom w:val="single" w:sz="4" w:space="0" w:color="auto"/>
            </w:tcBorders>
            <w:tcPrChange w:id="259" w:author="Pete.Hulson" w:date="2022-06-24T15:43:00Z">
              <w:tcPr>
                <w:tcW w:w="0" w:type="auto"/>
              </w:tcPr>
            </w:tcPrChange>
          </w:tcPr>
          <w:p w14:paraId="1C8D647B" w14:textId="77777777" w:rsidR="001347FE" w:rsidRDefault="00792F79">
            <w:pPr>
              <w:pStyle w:val="Compact"/>
              <w:jc w:val="center"/>
            </w:pPr>
            <w:r>
              <w:t>2021</w:t>
            </w:r>
          </w:p>
        </w:tc>
        <w:tc>
          <w:tcPr>
            <w:tcW w:w="0" w:type="auto"/>
            <w:tcBorders>
              <w:bottom w:val="single" w:sz="4" w:space="0" w:color="auto"/>
            </w:tcBorders>
            <w:tcPrChange w:id="260" w:author="Pete.Hulson" w:date="2022-06-24T15:43:00Z">
              <w:tcPr>
                <w:tcW w:w="0" w:type="auto"/>
              </w:tcPr>
            </w:tcPrChange>
          </w:tcPr>
          <w:p w14:paraId="77547AF4" w14:textId="77777777" w:rsidR="001347FE" w:rsidRDefault="00792F79">
            <w:pPr>
              <w:pStyle w:val="Compact"/>
              <w:jc w:val="center"/>
            </w:pPr>
            <w:r>
              <w:t>average</w:t>
            </w:r>
          </w:p>
        </w:tc>
      </w:tr>
      <w:tr w:rsidR="001347FE" w14:paraId="352D1E08" w14:textId="77777777" w:rsidTr="003C04BF">
        <w:tc>
          <w:tcPr>
            <w:tcW w:w="0" w:type="auto"/>
            <w:tcBorders>
              <w:top w:val="single" w:sz="4" w:space="0" w:color="auto"/>
            </w:tcBorders>
            <w:tcPrChange w:id="261" w:author="Pete.Hulson" w:date="2022-06-24T15:43:00Z">
              <w:tcPr>
                <w:tcW w:w="0" w:type="auto"/>
              </w:tcPr>
            </w:tcPrChange>
          </w:tcPr>
          <w:p w14:paraId="69931137" w14:textId="77777777" w:rsidR="001347FE" w:rsidRDefault="00792F79">
            <w:pPr>
              <w:pStyle w:val="Compact"/>
            </w:pPr>
            <w:r>
              <w:t>arrowtooth flounder</w:t>
            </w:r>
          </w:p>
        </w:tc>
        <w:tc>
          <w:tcPr>
            <w:tcW w:w="0" w:type="auto"/>
            <w:tcBorders>
              <w:top w:val="single" w:sz="4" w:space="0" w:color="auto"/>
            </w:tcBorders>
            <w:tcPrChange w:id="262" w:author="Pete.Hulson" w:date="2022-06-24T15:43:00Z">
              <w:tcPr>
                <w:tcW w:w="0" w:type="auto"/>
              </w:tcPr>
            </w:tcPrChange>
          </w:tcPr>
          <w:p w14:paraId="4A085F32" w14:textId="77777777" w:rsidR="001347FE" w:rsidRDefault="00792F79">
            <w:pPr>
              <w:pStyle w:val="Compact"/>
              <w:jc w:val="center"/>
            </w:pPr>
            <w:r>
              <w:t>35,219</w:t>
            </w:r>
          </w:p>
        </w:tc>
        <w:tc>
          <w:tcPr>
            <w:tcW w:w="0" w:type="auto"/>
            <w:tcBorders>
              <w:top w:val="single" w:sz="4" w:space="0" w:color="auto"/>
            </w:tcBorders>
            <w:tcPrChange w:id="263" w:author="Pete.Hulson" w:date="2022-06-24T15:43:00Z">
              <w:tcPr>
                <w:tcW w:w="0" w:type="auto"/>
              </w:tcPr>
            </w:tcPrChange>
          </w:tcPr>
          <w:p w14:paraId="3E38D070" w14:textId="77777777" w:rsidR="001347FE" w:rsidRDefault="00792F79">
            <w:pPr>
              <w:pStyle w:val="Compact"/>
              <w:jc w:val="center"/>
            </w:pPr>
            <w:r>
              <w:t>38,862</w:t>
            </w:r>
          </w:p>
        </w:tc>
        <w:tc>
          <w:tcPr>
            <w:tcW w:w="0" w:type="auto"/>
            <w:tcBorders>
              <w:top w:val="single" w:sz="4" w:space="0" w:color="auto"/>
            </w:tcBorders>
            <w:tcPrChange w:id="264" w:author="Pete.Hulson" w:date="2022-06-24T15:43:00Z">
              <w:tcPr>
                <w:tcW w:w="0" w:type="auto"/>
              </w:tcPr>
            </w:tcPrChange>
          </w:tcPr>
          <w:p w14:paraId="24A13946" w14:textId="77777777" w:rsidR="001347FE" w:rsidRDefault="00792F79">
            <w:pPr>
              <w:pStyle w:val="Compact"/>
              <w:jc w:val="center"/>
            </w:pPr>
            <w:r>
              <w:t>36,444</w:t>
            </w:r>
          </w:p>
        </w:tc>
        <w:tc>
          <w:tcPr>
            <w:tcW w:w="0" w:type="auto"/>
            <w:tcBorders>
              <w:top w:val="single" w:sz="4" w:space="0" w:color="auto"/>
            </w:tcBorders>
            <w:tcPrChange w:id="265" w:author="Pete.Hulson" w:date="2022-06-24T15:43:00Z">
              <w:tcPr>
                <w:tcW w:w="0" w:type="auto"/>
              </w:tcPr>
            </w:tcPrChange>
          </w:tcPr>
          <w:p w14:paraId="581EEB13" w14:textId="77777777" w:rsidR="001347FE" w:rsidRDefault="00792F79">
            <w:pPr>
              <w:pStyle w:val="Compact"/>
              <w:jc w:val="center"/>
            </w:pPr>
            <w:r>
              <w:t>36,842</w:t>
            </w:r>
          </w:p>
        </w:tc>
      </w:tr>
      <w:tr w:rsidR="001347FE" w14:paraId="74A53D21" w14:textId="77777777">
        <w:tc>
          <w:tcPr>
            <w:tcW w:w="0" w:type="auto"/>
          </w:tcPr>
          <w:p w14:paraId="1EE5E27D" w14:textId="77777777" w:rsidR="001347FE" w:rsidRDefault="00792F79">
            <w:pPr>
              <w:pStyle w:val="Compact"/>
            </w:pPr>
            <w:r>
              <w:t>flathead sole</w:t>
            </w:r>
          </w:p>
        </w:tc>
        <w:tc>
          <w:tcPr>
            <w:tcW w:w="0" w:type="auto"/>
          </w:tcPr>
          <w:p w14:paraId="742E971F" w14:textId="77777777" w:rsidR="001347FE" w:rsidRDefault="00792F79">
            <w:pPr>
              <w:pStyle w:val="Compact"/>
              <w:jc w:val="center"/>
            </w:pPr>
            <w:r>
              <w:t>16,086</w:t>
            </w:r>
          </w:p>
        </w:tc>
        <w:tc>
          <w:tcPr>
            <w:tcW w:w="0" w:type="auto"/>
          </w:tcPr>
          <w:p w14:paraId="3A686591" w14:textId="77777777" w:rsidR="001347FE" w:rsidRDefault="00792F79">
            <w:pPr>
              <w:pStyle w:val="Compact"/>
              <w:jc w:val="center"/>
            </w:pPr>
            <w:r>
              <w:t>14,292</w:t>
            </w:r>
          </w:p>
        </w:tc>
        <w:tc>
          <w:tcPr>
            <w:tcW w:w="0" w:type="auto"/>
          </w:tcPr>
          <w:p w14:paraId="520D3554" w14:textId="77777777" w:rsidR="001347FE" w:rsidRDefault="00792F79">
            <w:pPr>
              <w:pStyle w:val="Compact"/>
              <w:jc w:val="center"/>
            </w:pPr>
            <w:r>
              <w:t>15,321</w:t>
            </w:r>
          </w:p>
        </w:tc>
        <w:tc>
          <w:tcPr>
            <w:tcW w:w="0" w:type="auto"/>
          </w:tcPr>
          <w:p w14:paraId="5FC3C68F" w14:textId="77777777" w:rsidR="001347FE" w:rsidRDefault="00792F79">
            <w:pPr>
              <w:pStyle w:val="Compact"/>
              <w:jc w:val="center"/>
            </w:pPr>
            <w:r>
              <w:t>15,233</w:t>
            </w:r>
          </w:p>
        </w:tc>
      </w:tr>
      <w:tr w:rsidR="001347FE" w14:paraId="11FDF49F" w14:textId="77777777">
        <w:tc>
          <w:tcPr>
            <w:tcW w:w="0" w:type="auto"/>
          </w:tcPr>
          <w:p w14:paraId="02270B63" w14:textId="77777777" w:rsidR="001347FE" w:rsidRDefault="00792F79">
            <w:pPr>
              <w:pStyle w:val="Compact"/>
            </w:pPr>
            <w:r>
              <w:t>northern rock sole</w:t>
            </w:r>
          </w:p>
        </w:tc>
        <w:tc>
          <w:tcPr>
            <w:tcW w:w="0" w:type="auto"/>
          </w:tcPr>
          <w:p w14:paraId="2EEC73C3" w14:textId="77777777" w:rsidR="001347FE" w:rsidRDefault="00792F79">
            <w:pPr>
              <w:pStyle w:val="Compact"/>
              <w:jc w:val="center"/>
            </w:pPr>
            <w:r>
              <w:t>4,776</w:t>
            </w:r>
          </w:p>
        </w:tc>
        <w:tc>
          <w:tcPr>
            <w:tcW w:w="0" w:type="auto"/>
          </w:tcPr>
          <w:p w14:paraId="4021CC6B" w14:textId="77777777" w:rsidR="001347FE" w:rsidRDefault="00792F79">
            <w:pPr>
              <w:pStyle w:val="Compact"/>
              <w:jc w:val="center"/>
            </w:pPr>
            <w:r>
              <w:t>3,318</w:t>
            </w:r>
          </w:p>
        </w:tc>
        <w:tc>
          <w:tcPr>
            <w:tcW w:w="0" w:type="auto"/>
          </w:tcPr>
          <w:p w14:paraId="6BAC07C6" w14:textId="77777777" w:rsidR="001347FE" w:rsidRDefault="00792F79">
            <w:pPr>
              <w:pStyle w:val="Compact"/>
              <w:jc w:val="center"/>
            </w:pPr>
            <w:r>
              <w:t>2,960</w:t>
            </w:r>
          </w:p>
        </w:tc>
        <w:tc>
          <w:tcPr>
            <w:tcW w:w="0" w:type="auto"/>
          </w:tcPr>
          <w:p w14:paraId="41B32E24" w14:textId="77777777" w:rsidR="001347FE" w:rsidRDefault="00792F79">
            <w:pPr>
              <w:pStyle w:val="Compact"/>
              <w:jc w:val="center"/>
            </w:pPr>
            <w:r>
              <w:t>3,685</w:t>
            </w:r>
          </w:p>
        </w:tc>
      </w:tr>
      <w:tr w:rsidR="001347FE" w14:paraId="5A65C285" w14:textId="77777777">
        <w:tc>
          <w:tcPr>
            <w:tcW w:w="0" w:type="auto"/>
          </w:tcPr>
          <w:p w14:paraId="569E2D8F" w14:textId="77777777" w:rsidR="001347FE" w:rsidRDefault="00792F79">
            <w:pPr>
              <w:pStyle w:val="Compact"/>
            </w:pPr>
            <w:r>
              <w:t>northern rockfish</w:t>
            </w:r>
          </w:p>
        </w:tc>
        <w:tc>
          <w:tcPr>
            <w:tcW w:w="0" w:type="auto"/>
          </w:tcPr>
          <w:p w14:paraId="0D46B0D4" w14:textId="77777777" w:rsidR="001347FE" w:rsidRDefault="00792F79">
            <w:pPr>
              <w:pStyle w:val="Compact"/>
              <w:jc w:val="center"/>
            </w:pPr>
            <w:r>
              <w:t>2,570</w:t>
            </w:r>
          </w:p>
        </w:tc>
        <w:tc>
          <w:tcPr>
            <w:tcW w:w="0" w:type="auto"/>
          </w:tcPr>
          <w:p w14:paraId="6BFA5B60" w14:textId="77777777" w:rsidR="001347FE" w:rsidRDefault="00792F79">
            <w:pPr>
              <w:pStyle w:val="Compact"/>
              <w:jc w:val="center"/>
            </w:pPr>
            <w:r>
              <w:t>2,237</w:t>
            </w:r>
          </w:p>
        </w:tc>
        <w:tc>
          <w:tcPr>
            <w:tcW w:w="0" w:type="auto"/>
          </w:tcPr>
          <w:p w14:paraId="7E907213" w14:textId="77777777" w:rsidR="001347FE" w:rsidRDefault="00792F79">
            <w:pPr>
              <w:pStyle w:val="Compact"/>
              <w:jc w:val="center"/>
            </w:pPr>
            <w:r>
              <w:t>2,088</w:t>
            </w:r>
          </w:p>
        </w:tc>
        <w:tc>
          <w:tcPr>
            <w:tcW w:w="0" w:type="auto"/>
          </w:tcPr>
          <w:p w14:paraId="06753B04" w14:textId="77777777" w:rsidR="001347FE" w:rsidRDefault="00792F79">
            <w:pPr>
              <w:pStyle w:val="Compact"/>
              <w:jc w:val="center"/>
            </w:pPr>
            <w:r>
              <w:t>2,298</w:t>
            </w:r>
          </w:p>
        </w:tc>
      </w:tr>
      <w:tr w:rsidR="001347FE" w14:paraId="423BD015" w14:textId="77777777">
        <w:tc>
          <w:tcPr>
            <w:tcW w:w="0" w:type="auto"/>
          </w:tcPr>
          <w:p w14:paraId="0CE45FC1" w14:textId="77777777" w:rsidR="001347FE" w:rsidRDefault="00792F79">
            <w:pPr>
              <w:pStyle w:val="Compact"/>
            </w:pPr>
            <w:r>
              <w:t>Pacific cod</w:t>
            </w:r>
          </w:p>
        </w:tc>
        <w:tc>
          <w:tcPr>
            <w:tcW w:w="0" w:type="auto"/>
          </w:tcPr>
          <w:p w14:paraId="303A371F" w14:textId="77777777" w:rsidR="001347FE" w:rsidRDefault="00792F79">
            <w:pPr>
              <w:pStyle w:val="Compact"/>
              <w:jc w:val="center"/>
            </w:pPr>
            <w:r>
              <w:t>2,601</w:t>
            </w:r>
          </w:p>
        </w:tc>
        <w:tc>
          <w:tcPr>
            <w:tcW w:w="0" w:type="auto"/>
          </w:tcPr>
          <w:p w14:paraId="44616918" w14:textId="77777777" w:rsidR="001347FE" w:rsidRDefault="00792F79">
            <w:pPr>
              <w:pStyle w:val="Compact"/>
              <w:jc w:val="center"/>
            </w:pPr>
            <w:r>
              <w:t>3,755</w:t>
            </w:r>
          </w:p>
        </w:tc>
        <w:tc>
          <w:tcPr>
            <w:tcW w:w="0" w:type="auto"/>
          </w:tcPr>
          <w:p w14:paraId="68098679" w14:textId="77777777" w:rsidR="001347FE" w:rsidRDefault="00792F79">
            <w:pPr>
              <w:pStyle w:val="Compact"/>
              <w:jc w:val="center"/>
            </w:pPr>
            <w:r>
              <w:t>3,999</w:t>
            </w:r>
          </w:p>
        </w:tc>
        <w:tc>
          <w:tcPr>
            <w:tcW w:w="0" w:type="auto"/>
          </w:tcPr>
          <w:p w14:paraId="5078B81B" w14:textId="77777777" w:rsidR="001347FE" w:rsidRDefault="00792F79">
            <w:pPr>
              <w:pStyle w:val="Compact"/>
              <w:jc w:val="center"/>
            </w:pPr>
            <w:r>
              <w:t>3,452</w:t>
            </w:r>
          </w:p>
        </w:tc>
      </w:tr>
      <w:tr w:rsidR="001347FE" w14:paraId="42EE1374" w14:textId="77777777">
        <w:tc>
          <w:tcPr>
            <w:tcW w:w="0" w:type="auto"/>
          </w:tcPr>
          <w:p w14:paraId="0BAA7B2A" w14:textId="77777777" w:rsidR="001347FE" w:rsidRDefault="00792F79">
            <w:pPr>
              <w:pStyle w:val="Compact"/>
            </w:pPr>
            <w:r>
              <w:t>Pacific ocean perch</w:t>
            </w:r>
          </w:p>
        </w:tc>
        <w:tc>
          <w:tcPr>
            <w:tcW w:w="0" w:type="auto"/>
          </w:tcPr>
          <w:p w14:paraId="2643C351" w14:textId="77777777" w:rsidR="001347FE" w:rsidRDefault="00792F79">
            <w:pPr>
              <w:pStyle w:val="Compact"/>
              <w:jc w:val="center"/>
            </w:pPr>
            <w:r>
              <w:t>20,710</w:t>
            </w:r>
          </w:p>
        </w:tc>
        <w:tc>
          <w:tcPr>
            <w:tcW w:w="0" w:type="auto"/>
          </w:tcPr>
          <w:p w14:paraId="10A8B1BA" w14:textId="77777777" w:rsidR="001347FE" w:rsidRDefault="00792F79">
            <w:pPr>
              <w:pStyle w:val="Compact"/>
              <w:jc w:val="center"/>
            </w:pPr>
            <w:r>
              <w:t>26,445</w:t>
            </w:r>
          </w:p>
        </w:tc>
        <w:tc>
          <w:tcPr>
            <w:tcW w:w="0" w:type="auto"/>
          </w:tcPr>
          <w:p w14:paraId="32B6E1FF" w14:textId="77777777" w:rsidR="001347FE" w:rsidRDefault="00792F79">
            <w:pPr>
              <w:pStyle w:val="Compact"/>
              <w:jc w:val="center"/>
            </w:pPr>
            <w:r>
              <w:t>22,802</w:t>
            </w:r>
          </w:p>
        </w:tc>
        <w:tc>
          <w:tcPr>
            <w:tcW w:w="0" w:type="auto"/>
          </w:tcPr>
          <w:p w14:paraId="2D08BAAC" w14:textId="77777777" w:rsidR="001347FE" w:rsidRDefault="00792F79">
            <w:pPr>
              <w:pStyle w:val="Compact"/>
              <w:jc w:val="center"/>
            </w:pPr>
            <w:r>
              <w:t>23,319</w:t>
            </w:r>
          </w:p>
        </w:tc>
      </w:tr>
      <w:tr w:rsidR="001347FE" w14:paraId="71B322B6" w14:textId="77777777">
        <w:tc>
          <w:tcPr>
            <w:tcW w:w="0" w:type="auto"/>
          </w:tcPr>
          <w:p w14:paraId="426D211B" w14:textId="77777777" w:rsidR="001347FE" w:rsidRDefault="00792F79">
            <w:pPr>
              <w:pStyle w:val="Compact"/>
            </w:pPr>
            <w:r>
              <w:t>rex sole</w:t>
            </w:r>
          </w:p>
        </w:tc>
        <w:tc>
          <w:tcPr>
            <w:tcW w:w="0" w:type="auto"/>
          </w:tcPr>
          <w:p w14:paraId="6F9BEC16" w14:textId="77777777" w:rsidR="001347FE" w:rsidRDefault="00792F79">
            <w:pPr>
              <w:pStyle w:val="Compact"/>
              <w:jc w:val="center"/>
            </w:pPr>
            <w:r>
              <w:t>10,374</w:t>
            </w:r>
          </w:p>
        </w:tc>
        <w:tc>
          <w:tcPr>
            <w:tcW w:w="0" w:type="auto"/>
          </w:tcPr>
          <w:p w14:paraId="4BBCFBAE" w14:textId="77777777" w:rsidR="001347FE" w:rsidRDefault="00792F79">
            <w:pPr>
              <w:pStyle w:val="Compact"/>
              <w:jc w:val="center"/>
            </w:pPr>
            <w:r>
              <w:t>13,205</w:t>
            </w:r>
          </w:p>
        </w:tc>
        <w:tc>
          <w:tcPr>
            <w:tcW w:w="0" w:type="auto"/>
          </w:tcPr>
          <w:p w14:paraId="2C102D6F" w14:textId="77777777" w:rsidR="001347FE" w:rsidRDefault="00792F79">
            <w:pPr>
              <w:pStyle w:val="Compact"/>
              <w:jc w:val="center"/>
            </w:pPr>
            <w:r>
              <w:t>15,054</w:t>
            </w:r>
          </w:p>
        </w:tc>
        <w:tc>
          <w:tcPr>
            <w:tcW w:w="0" w:type="auto"/>
          </w:tcPr>
          <w:p w14:paraId="03ABD265" w14:textId="77777777" w:rsidR="001347FE" w:rsidRDefault="00792F79">
            <w:pPr>
              <w:pStyle w:val="Compact"/>
              <w:jc w:val="center"/>
            </w:pPr>
            <w:r>
              <w:t>12,878</w:t>
            </w:r>
          </w:p>
        </w:tc>
      </w:tr>
      <w:tr w:rsidR="001347FE" w14:paraId="585EEC93" w14:textId="77777777">
        <w:tc>
          <w:tcPr>
            <w:tcW w:w="0" w:type="auto"/>
          </w:tcPr>
          <w:p w14:paraId="00479EE6" w14:textId="77777777" w:rsidR="001347FE" w:rsidRDefault="00792F79">
            <w:pPr>
              <w:pStyle w:val="Compact"/>
            </w:pPr>
            <w:r>
              <w:t>sablefish</w:t>
            </w:r>
          </w:p>
        </w:tc>
        <w:tc>
          <w:tcPr>
            <w:tcW w:w="0" w:type="auto"/>
          </w:tcPr>
          <w:p w14:paraId="56A79DEB" w14:textId="77777777" w:rsidR="001347FE" w:rsidRDefault="00792F79">
            <w:pPr>
              <w:pStyle w:val="Compact"/>
              <w:jc w:val="center"/>
            </w:pPr>
            <w:r>
              <w:t>4,599</w:t>
            </w:r>
          </w:p>
        </w:tc>
        <w:tc>
          <w:tcPr>
            <w:tcW w:w="0" w:type="auto"/>
          </w:tcPr>
          <w:p w14:paraId="77621B55" w14:textId="77777777" w:rsidR="001347FE" w:rsidRDefault="00792F79">
            <w:pPr>
              <w:pStyle w:val="Compact"/>
              <w:jc w:val="center"/>
            </w:pPr>
            <w:r>
              <w:t>8,847</w:t>
            </w:r>
          </w:p>
        </w:tc>
        <w:tc>
          <w:tcPr>
            <w:tcW w:w="0" w:type="auto"/>
          </w:tcPr>
          <w:p w14:paraId="09BF87BD" w14:textId="77777777" w:rsidR="001347FE" w:rsidRDefault="00792F79">
            <w:pPr>
              <w:pStyle w:val="Compact"/>
              <w:jc w:val="center"/>
            </w:pPr>
            <w:r>
              <w:t>9,173</w:t>
            </w:r>
          </w:p>
        </w:tc>
        <w:tc>
          <w:tcPr>
            <w:tcW w:w="0" w:type="auto"/>
          </w:tcPr>
          <w:p w14:paraId="13C71AE1" w14:textId="77777777" w:rsidR="001347FE" w:rsidRDefault="00792F79">
            <w:pPr>
              <w:pStyle w:val="Compact"/>
              <w:jc w:val="center"/>
            </w:pPr>
            <w:r>
              <w:t>7,540</w:t>
            </w:r>
          </w:p>
        </w:tc>
      </w:tr>
      <w:tr w:rsidR="001347FE" w14:paraId="32043248" w14:textId="77777777">
        <w:tc>
          <w:tcPr>
            <w:tcW w:w="0" w:type="auto"/>
          </w:tcPr>
          <w:p w14:paraId="4CA69E24" w14:textId="77777777" w:rsidR="001347FE" w:rsidRDefault="00792F79">
            <w:pPr>
              <w:pStyle w:val="Compact"/>
            </w:pPr>
            <w:r>
              <w:t>shortspine thornyhead</w:t>
            </w:r>
          </w:p>
        </w:tc>
        <w:tc>
          <w:tcPr>
            <w:tcW w:w="0" w:type="auto"/>
          </w:tcPr>
          <w:p w14:paraId="2F0DA3A5" w14:textId="77777777" w:rsidR="001347FE" w:rsidRDefault="00792F79">
            <w:pPr>
              <w:pStyle w:val="Compact"/>
              <w:jc w:val="center"/>
            </w:pPr>
            <w:r>
              <w:t>10,376</w:t>
            </w:r>
          </w:p>
        </w:tc>
        <w:tc>
          <w:tcPr>
            <w:tcW w:w="0" w:type="auto"/>
          </w:tcPr>
          <w:p w14:paraId="394BBF3E" w14:textId="77777777" w:rsidR="001347FE" w:rsidRDefault="00792F79">
            <w:pPr>
              <w:pStyle w:val="Compact"/>
              <w:jc w:val="center"/>
            </w:pPr>
            <w:r>
              <w:t>10,242</w:t>
            </w:r>
          </w:p>
        </w:tc>
        <w:tc>
          <w:tcPr>
            <w:tcW w:w="0" w:type="auto"/>
          </w:tcPr>
          <w:p w14:paraId="29F4803F" w14:textId="77777777" w:rsidR="001347FE" w:rsidRDefault="00792F79">
            <w:pPr>
              <w:pStyle w:val="Compact"/>
              <w:jc w:val="center"/>
            </w:pPr>
            <w:r>
              <w:t>10,269</w:t>
            </w:r>
          </w:p>
        </w:tc>
        <w:tc>
          <w:tcPr>
            <w:tcW w:w="0" w:type="auto"/>
          </w:tcPr>
          <w:p w14:paraId="23E8B8BF" w14:textId="77777777" w:rsidR="001347FE" w:rsidRDefault="00792F79">
            <w:pPr>
              <w:pStyle w:val="Compact"/>
              <w:jc w:val="center"/>
            </w:pPr>
            <w:r>
              <w:t>10,296</w:t>
            </w:r>
          </w:p>
        </w:tc>
      </w:tr>
      <w:tr w:rsidR="001347FE" w14:paraId="6AE6171E" w14:textId="77777777">
        <w:tc>
          <w:tcPr>
            <w:tcW w:w="0" w:type="auto"/>
          </w:tcPr>
          <w:p w14:paraId="6609C527" w14:textId="77777777" w:rsidR="001347FE" w:rsidRDefault="00792F79">
            <w:pPr>
              <w:pStyle w:val="Compact"/>
            </w:pPr>
            <w:r>
              <w:t>southern rock sole</w:t>
            </w:r>
          </w:p>
        </w:tc>
        <w:tc>
          <w:tcPr>
            <w:tcW w:w="0" w:type="auto"/>
          </w:tcPr>
          <w:p w14:paraId="1FDD5092" w14:textId="77777777" w:rsidR="001347FE" w:rsidRDefault="00792F79">
            <w:pPr>
              <w:pStyle w:val="Compact"/>
              <w:jc w:val="center"/>
            </w:pPr>
            <w:r>
              <w:t>5,986</w:t>
            </w:r>
          </w:p>
        </w:tc>
        <w:tc>
          <w:tcPr>
            <w:tcW w:w="0" w:type="auto"/>
          </w:tcPr>
          <w:p w14:paraId="0868BDFE" w14:textId="77777777" w:rsidR="001347FE" w:rsidRDefault="00792F79">
            <w:pPr>
              <w:pStyle w:val="Compact"/>
              <w:jc w:val="center"/>
            </w:pPr>
            <w:r>
              <w:t>6,924</w:t>
            </w:r>
          </w:p>
        </w:tc>
        <w:tc>
          <w:tcPr>
            <w:tcW w:w="0" w:type="auto"/>
          </w:tcPr>
          <w:p w14:paraId="354D81A8" w14:textId="77777777" w:rsidR="001347FE" w:rsidRDefault="00792F79">
            <w:pPr>
              <w:pStyle w:val="Compact"/>
              <w:jc w:val="center"/>
            </w:pPr>
            <w:r>
              <w:t>8,661</w:t>
            </w:r>
          </w:p>
        </w:tc>
        <w:tc>
          <w:tcPr>
            <w:tcW w:w="0" w:type="auto"/>
          </w:tcPr>
          <w:p w14:paraId="7973CF56" w14:textId="77777777" w:rsidR="001347FE" w:rsidRDefault="00792F79">
            <w:pPr>
              <w:pStyle w:val="Compact"/>
              <w:jc w:val="center"/>
            </w:pPr>
            <w:r>
              <w:t>7,190</w:t>
            </w:r>
          </w:p>
        </w:tc>
      </w:tr>
      <w:tr w:rsidR="001347FE" w14:paraId="46AA45EB" w14:textId="77777777">
        <w:tc>
          <w:tcPr>
            <w:tcW w:w="0" w:type="auto"/>
          </w:tcPr>
          <w:p w14:paraId="1811C3ED" w14:textId="77777777" w:rsidR="001347FE" w:rsidRDefault="00792F79">
            <w:pPr>
              <w:pStyle w:val="Compact"/>
            </w:pPr>
            <w:r>
              <w:t>walleye pollock</w:t>
            </w:r>
          </w:p>
        </w:tc>
        <w:tc>
          <w:tcPr>
            <w:tcW w:w="0" w:type="auto"/>
          </w:tcPr>
          <w:p w14:paraId="7C960F78" w14:textId="77777777" w:rsidR="001347FE" w:rsidRDefault="00792F79">
            <w:pPr>
              <w:pStyle w:val="Compact"/>
              <w:jc w:val="center"/>
            </w:pPr>
            <w:r>
              <w:t>12,790</w:t>
            </w:r>
          </w:p>
        </w:tc>
        <w:tc>
          <w:tcPr>
            <w:tcW w:w="0" w:type="auto"/>
          </w:tcPr>
          <w:p w14:paraId="23DC6D86" w14:textId="77777777" w:rsidR="001347FE" w:rsidRDefault="00792F79">
            <w:pPr>
              <w:pStyle w:val="Compact"/>
              <w:jc w:val="center"/>
            </w:pPr>
            <w:r>
              <w:t>15,100</w:t>
            </w:r>
          </w:p>
        </w:tc>
        <w:tc>
          <w:tcPr>
            <w:tcW w:w="0" w:type="auto"/>
          </w:tcPr>
          <w:p w14:paraId="5A627C21" w14:textId="77777777" w:rsidR="001347FE" w:rsidRDefault="00792F79">
            <w:pPr>
              <w:pStyle w:val="Compact"/>
              <w:jc w:val="center"/>
            </w:pPr>
            <w:r>
              <w:t>22,427</w:t>
            </w:r>
          </w:p>
        </w:tc>
        <w:tc>
          <w:tcPr>
            <w:tcW w:w="0" w:type="auto"/>
          </w:tcPr>
          <w:p w14:paraId="0F40DEA6" w14:textId="77777777" w:rsidR="001347FE" w:rsidRDefault="00792F79">
            <w:pPr>
              <w:pStyle w:val="Compact"/>
              <w:jc w:val="center"/>
            </w:pPr>
            <w:r>
              <w:t>16,772</w:t>
            </w:r>
          </w:p>
        </w:tc>
      </w:tr>
    </w:tbl>
    <w:p w14:paraId="0D492A61" w14:textId="77777777" w:rsidR="001347FE" w:rsidRDefault="00792F79">
      <w:r>
        <w:br w:type="page"/>
      </w:r>
    </w:p>
    <w:p w14:paraId="4AEB9531" w14:textId="77777777" w:rsidR="001347FE" w:rsidRPr="003C04BF" w:rsidRDefault="00792F79">
      <w:pPr>
        <w:pStyle w:val="TableCaption"/>
        <w:rPr>
          <w:i w:val="0"/>
          <w:rPrChange w:id="266" w:author="Pete.Hulson" w:date="2022-06-24T15:43:00Z">
            <w:rPr/>
          </w:rPrChange>
        </w:rPr>
      </w:pPr>
      <w:r w:rsidRPr="003C04BF">
        <w:rPr>
          <w:i w:val="0"/>
          <w:rPrChange w:id="267" w:author="Pete.Hulson" w:date="2022-06-24T15:43:00Z">
            <w:rPr/>
          </w:rPrChange>
        </w:rPr>
        <w:lastRenderedPageBreak/>
        <w:t>Table 4: Range of average reduction in sexed length frequency samples for the sex sub-sampling cases of 100 - 175 fish sampled for sex determination from the most recent three surveys.</w:t>
      </w:r>
    </w:p>
    <w:tbl>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Change w:id="268" w:author="Pete.Hulson" w:date="2022-06-24T15:43:00Z">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PrChange>
      </w:tblPr>
      <w:tblGrid>
        <w:gridCol w:w="3051"/>
        <w:gridCol w:w="2103"/>
        <w:gridCol w:w="2103"/>
        <w:gridCol w:w="2103"/>
        <w:tblGridChange w:id="269">
          <w:tblGrid>
            <w:gridCol w:w="3051"/>
            <w:gridCol w:w="2103"/>
            <w:gridCol w:w="2103"/>
            <w:gridCol w:w="2103"/>
          </w:tblGrid>
        </w:tblGridChange>
      </w:tblGrid>
      <w:tr w:rsidR="001347FE" w14:paraId="19A7105C" w14:textId="77777777" w:rsidTr="003C04BF">
        <w:trPr>
          <w:tblHeader/>
          <w:trPrChange w:id="270" w:author="Pete.Hulson" w:date="2022-06-24T15:43:00Z">
            <w:trPr>
              <w:tblHeader/>
            </w:trPr>
          </w:trPrChange>
        </w:trPr>
        <w:tc>
          <w:tcPr>
            <w:tcW w:w="0" w:type="auto"/>
            <w:tcBorders>
              <w:bottom w:val="single" w:sz="4" w:space="0" w:color="auto"/>
            </w:tcBorders>
            <w:tcPrChange w:id="271" w:author="Pete.Hulson" w:date="2022-06-24T15:43:00Z">
              <w:tcPr>
                <w:tcW w:w="0" w:type="auto"/>
              </w:tcPr>
            </w:tcPrChange>
          </w:tcPr>
          <w:p w14:paraId="4AC75D5B" w14:textId="77777777" w:rsidR="001347FE" w:rsidRDefault="00792F79">
            <w:pPr>
              <w:pStyle w:val="Compact"/>
            </w:pPr>
            <w:r>
              <w:t>Species</w:t>
            </w:r>
          </w:p>
        </w:tc>
        <w:tc>
          <w:tcPr>
            <w:tcW w:w="0" w:type="auto"/>
            <w:tcBorders>
              <w:bottom w:val="single" w:sz="4" w:space="0" w:color="auto"/>
            </w:tcBorders>
            <w:tcPrChange w:id="272" w:author="Pete.Hulson" w:date="2022-06-24T15:43:00Z">
              <w:tcPr>
                <w:tcW w:w="0" w:type="auto"/>
              </w:tcPr>
            </w:tcPrChange>
          </w:tcPr>
          <w:p w14:paraId="5D553CC1" w14:textId="77777777" w:rsidR="001347FE" w:rsidRDefault="00792F79">
            <w:pPr>
              <w:pStyle w:val="Compact"/>
              <w:jc w:val="center"/>
            </w:pPr>
            <w:r>
              <w:t>AI</w:t>
            </w:r>
          </w:p>
        </w:tc>
        <w:tc>
          <w:tcPr>
            <w:tcW w:w="0" w:type="auto"/>
            <w:tcBorders>
              <w:bottom w:val="single" w:sz="4" w:space="0" w:color="auto"/>
            </w:tcBorders>
            <w:tcPrChange w:id="273" w:author="Pete.Hulson" w:date="2022-06-24T15:43:00Z">
              <w:tcPr>
                <w:tcW w:w="0" w:type="auto"/>
              </w:tcPr>
            </w:tcPrChange>
          </w:tcPr>
          <w:p w14:paraId="2A08AA02" w14:textId="77777777" w:rsidR="001347FE" w:rsidRDefault="00792F79">
            <w:pPr>
              <w:pStyle w:val="Compact"/>
              <w:jc w:val="center"/>
            </w:pPr>
            <w:r>
              <w:t>EBS</w:t>
            </w:r>
          </w:p>
        </w:tc>
        <w:tc>
          <w:tcPr>
            <w:tcW w:w="0" w:type="auto"/>
            <w:tcBorders>
              <w:bottom w:val="single" w:sz="4" w:space="0" w:color="auto"/>
            </w:tcBorders>
            <w:tcPrChange w:id="274" w:author="Pete.Hulson" w:date="2022-06-24T15:43:00Z">
              <w:tcPr>
                <w:tcW w:w="0" w:type="auto"/>
              </w:tcPr>
            </w:tcPrChange>
          </w:tcPr>
          <w:p w14:paraId="296EC5CD" w14:textId="77777777" w:rsidR="001347FE" w:rsidRDefault="00792F79">
            <w:pPr>
              <w:pStyle w:val="Compact"/>
              <w:jc w:val="center"/>
            </w:pPr>
            <w:r>
              <w:t>GOA</w:t>
            </w:r>
          </w:p>
        </w:tc>
      </w:tr>
      <w:tr w:rsidR="001347FE" w14:paraId="1E5646BE" w14:textId="77777777" w:rsidTr="003C04BF">
        <w:tc>
          <w:tcPr>
            <w:tcW w:w="0" w:type="auto"/>
            <w:tcBorders>
              <w:top w:val="single" w:sz="4" w:space="0" w:color="auto"/>
            </w:tcBorders>
            <w:tcPrChange w:id="275" w:author="Pete.Hulson" w:date="2022-06-24T15:43:00Z">
              <w:tcPr>
                <w:tcW w:w="0" w:type="auto"/>
              </w:tcPr>
            </w:tcPrChange>
          </w:tcPr>
          <w:p w14:paraId="392B4674" w14:textId="77777777" w:rsidR="001347FE" w:rsidRDefault="00792F79">
            <w:pPr>
              <w:pStyle w:val="Compact"/>
            </w:pPr>
            <w:r>
              <w:t>Alaska plaice</w:t>
            </w:r>
          </w:p>
        </w:tc>
        <w:tc>
          <w:tcPr>
            <w:tcW w:w="0" w:type="auto"/>
            <w:tcBorders>
              <w:top w:val="single" w:sz="4" w:space="0" w:color="auto"/>
            </w:tcBorders>
            <w:tcPrChange w:id="276" w:author="Pete.Hulson" w:date="2022-06-24T15:43:00Z">
              <w:tcPr>
                <w:tcW w:w="0" w:type="auto"/>
              </w:tcPr>
            </w:tcPrChange>
          </w:tcPr>
          <w:p w14:paraId="4C3AB059" w14:textId="77777777" w:rsidR="001347FE" w:rsidRDefault="00792F79">
            <w:pPr>
              <w:pStyle w:val="Compact"/>
              <w:jc w:val="center"/>
            </w:pPr>
            <w:r>
              <w:t>–</w:t>
            </w:r>
          </w:p>
        </w:tc>
        <w:tc>
          <w:tcPr>
            <w:tcW w:w="0" w:type="auto"/>
            <w:tcBorders>
              <w:top w:val="single" w:sz="4" w:space="0" w:color="auto"/>
            </w:tcBorders>
            <w:tcPrChange w:id="277" w:author="Pete.Hulson" w:date="2022-06-24T15:43:00Z">
              <w:tcPr>
                <w:tcW w:w="0" w:type="auto"/>
              </w:tcPr>
            </w:tcPrChange>
          </w:tcPr>
          <w:p w14:paraId="028C28DE" w14:textId="77777777" w:rsidR="001347FE" w:rsidRDefault="00792F79">
            <w:pPr>
              <w:pStyle w:val="Compact"/>
              <w:jc w:val="center"/>
            </w:pPr>
            <w:r>
              <w:t>101 - 708</w:t>
            </w:r>
          </w:p>
        </w:tc>
        <w:tc>
          <w:tcPr>
            <w:tcW w:w="0" w:type="auto"/>
            <w:tcBorders>
              <w:top w:val="single" w:sz="4" w:space="0" w:color="auto"/>
            </w:tcBorders>
            <w:tcPrChange w:id="278" w:author="Pete.Hulson" w:date="2022-06-24T15:43:00Z">
              <w:tcPr>
                <w:tcW w:w="0" w:type="auto"/>
              </w:tcPr>
            </w:tcPrChange>
          </w:tcPr>
          <w:p w14:paraId="56087AA7" w14:textId="77777777" w:rsidR="001347FE" w:rsidRDefault="00792F79">
            <w:pPr>
              <w:pStyle w:val="Compact"/>
              <w:jc w:val="center"/>
            </w:pPr>
            <w:r>
              <w:t>–</w:t>
            </w:r>
          </w:p>
        </w:tc>
      </w:tr>
      <w:tr w:rsidR="001347FE" w14:paraId="41E5DA29" w14:textId="77777777">
        <w:tc>
          <w:tcPr>
            <w:tcW w:w="0" w:type="auto"/>
          </w:tcPr>
          <w:p w14:paraId="6EE4AAFB" w14:textId="77777777" w:rsidR="001347FE" w:rsidRDefault="00792F79">
            <w:pPr>
              <w:pStyle w:val="Compact"/>
            </w:pPr>
            <w:r>
              <w:t>arrowtooth flounder</w:t>
            </w:r>
          </w:p>
        </w:tc>
        <w:tc>
          <w:tcPr>
            <w:tcW w:w="0" w:type="auto"/>
          </w:tcPr>
          <w:p w14:paraId="558055B8" w14:textId="77777777" w:rsidR="001347FE" w:rsidRDefault="00792F79">
            <w:pPr>
              <w:pStyle w:val="Compact"/>
              <w:jc w:val="center"/>
            </w:pPr>
            <w:r>
              <w:t>189 - 1,237</w:t>
            </w:r>
          </w:p>
        </w:tc>
        <w:tc>
          <w:tcPr>
            <w:tcW w:w="0" w:type="auto"/>
          </w:tcPr>
          <w:p w14:paraId="37655B78" w14:textId="77777777" w:rsidR="001347FE" w:rsidRDefault="00792F79">
            <w:pPr>
              <w:pStyle w:val="Compact"/>
              <w:jc w:val="center"/>
            </w:pPr>
            <w:r>
              <w:t>361 - 2,048</w:t>
            </w:r>
          </w:p>
        </w:tc>
        <w:tc>
          <w:tcPr>
            <w:tcW w:w="0" w:type="auto"/>
          </w:tcPr>
          <w:p w14:paraId="4672EC73" w14:textId="77777777" w:rsidR="001347FE" w:rsidRDefault="00792F79">
            <w:pPr>
              <w:pStyle w:val="Compact"/>
              <w:jc w:val="center"/>
            </w:pPr>
            <w:r>
              <w:t>1,661 - 8,325</w:t>
            </w:r>
          </w:p>
        </w:tc>
      </w:tr>
      <w:tr w:rsidR="001347FE" w14:paraId="79FCD79C" w14:textId="77777777">
        <w:tc>
          <w:tcPr>
            <w:tcW w:w="0" w:type="auto"/>
          </w:tcPr>
          <w:p w14:paraId="29EF1D54" w14:textId="77777777" w:rsidR="001347FE" w:rsidRDefault="00792F79">
            <w:pPr>
              <w:pStyle w:val="Compact"/>
            </w:pPr>
            <w:r>
              <w:t>Atka mackerel</w:t>
            </w:r>
          </w:p>
        </w:tc>
        <w:tc>
          <w:tcPr>
            <w:tcW w:w="0" w:type="auto"/>
          </w:tcPr>
          <w:p w14:paraId="5544EF77" w14:textId="77777777" w:rsidR="001347FE" w:rsidRDefault="00792F79">
            <w:pPr>
              <w:pStyle w:val="Compact"/>
              <w:jc w:val="center"/>
            </w:pPr>
            <w:r>
              <w:t>149 - 1,701</w:t>
            </w:r>
          </w:p>
        </w:tc>
        <w:tc>
          <w:tcPr>
            <w:tcW w:w="0" w:type="auto"/>
          </w:tcPr>
          <w:p w14:paraId="50A37ACD" w14:textId="77777777" w:rsidR="001347FE" w:rsidRDefault="00792F79">
            <w:pPr>
              <w:pStyle w:val="Compact"/>
              <w:jc w:val="center"/>
            </w:pPr>
            <w:r>
              <w:t>–</w:t>
            </w:r>
          </w:p>
        </w:tc>
        <w:tc>
          <w:tcPr>
            <w:tcW w:w="0" w:type="auto"/>
          </w:tcPr>
          <w:p w14:paraId="2AAAEAC2" w14:textId="77777777" w:rsidR="001347FE" w:rsidRDefault="00792F79">
            <w:pPr>
              <w:pStyle w:val="Compact"/>
              <w:jc w:val="center"/>
            </w:pPr>
            <w:r>
              <w:t>–</w:t>
            </w:r>
          </w:p>
        </w:tc>
      </w:tr>
      <w:tr w:rsidR="001347FE" w14:paraId="581F9B6F" w14:textId="77777777">
        <w:tc>
          <w:tcPr>
            <w:tcW w:w="0" w:type="auto"/>
          </w:tcPr>
          <w:p w14:paraId="73E87248" w14:textId="77777777" w:rsidR="001347FE" w:rsidRDefault="00792F79">
            <w:pPr>
              <w:pStyle w:val="Compact"/>
            </w:pPr>
            <w:r>
              <w:t>flathead sole</w:t>
            </w:r>
          </w:p>
        </w:tc>
        <w:tc>
          <w:tcPr>
            <w:tcW w:w="0" w:type="auto"/>
          </w:tcPr>
          <w:p w14:paraId="377522AD" w14:textId="77777777" w:rsidR="001347FE" w:rsidRDefault="00792F79">
            <w:pPr>
              <w:pStyle w:val="Compact"/>
              <w:jc w:val="center"/>
            </w:pPr>
            <w:r>
              <w:t>72 - 612</w:t>
            </w:r>
          </w:p>
        </w:tc>
        <w:tc>
          <w:tcPr>
            <w:tcW w:w="0" w:type="auto"/>
          </w:tcPr>
          <w:p w14:paraId="23C01DB1" w14:textId="77777777" w:rsidR="001347FE" w:rsidRDefault="00792F79">
            <w:pPr>
              <w:pStyle w:val="Compact"/>
              <w:jc w:val="center"/>
            </w:pPr>
            <w:r>
              <w:t>523 - 3,541</w:t>
            </w:r>
          </w:p>
        </w:tc>
        <w:tc>
          <w:tcPr>
            <w:tcW w:w="0" w:type="auto"/>
          </w:tcPr>
          <w:p w14:paraId="1C3FD6C9" w14:textId="77777777" w:rsidR="001347FE" w:rsidRDefault="00792F79">
            <w:pPr>
              <w:pStyle w:val="Compact"/>
              <w:jc w:val="center"/>
            </w:pPr>
            <w:r>
              <w:t>219 - 2,211</w:t>
            </w:r>
          </w:p>
        </w:tc>
      </w:tr>
      <w:tr w:rsidR="001347FE" w14:paraId="60563DEC" w14:textId="77777777">
        <w:tc>
          <w:tcPr>
            <w:tcW w:w="0" w:type="auto"/>
          </w:tcPr>
          <w:p w14:paraId="4F9AD6ED" w14:textId="77777777" w:rsidR="001347FE" w:rsidRDefault="00792F79">
            <w:pPr>
              <w:pStyle w:val="Compact"/>
            </w:pPr>
            <w:r>
              <w:t>Kamchatka flounder</w:t>
            </w:r>
          </w:p>
        </w:tc>
        <w:tc>
          <w:tcPr>
            <w:tcW w:w="0" w:type="auto"/>
          </w:tcPr>
          <w:p w14:paraId="023427A1" w14:textId="77777777" w:rsidR="001347FE" w:rsidRDefault="00792F79">
            <w:pPr>
              <w:pStyle w:val="Compact"/>
              <w:jc w:val="center"/>
            </w:pPr>
            <w:r>
              <w:t>–</w:t>
            </w:r>
          </w:p>
        </w:tc>
        <w:tc>
          <w:tcPr>
            <w:tcW w:w="0" w:type="auto"/>
          </w:tcPr>
          <w:p w14:paraId="25E103B0" w14:textId="77777777" w:rsidR="001347FE" w:rsidRDefault="00792F79">
            <w:pPr>
              <w:pStyle w:val="Compact"/>
              <w:jc w:val="center"/>
            </w:pPr>
            <w:r>
              <w:t>0 - 27</w:t>
            </w:r>
          </w:p>
        </w:tc>
        <w:tc>
          <w:tcPr>
            <w:tcW w:w="0" w:type="auto"/>
          </w:tcPr>
          <w:p w14:paraId="44573342" w14:textId="77777777" w:rsidR="001347FE" w:rsidRDefault="00792F79">
            <w:pPr>
              <w:pStyle w:val="Compact"/>
              <w:jc w:val="center"/>
            </w:pPr>
            <w:r>
              <w:t>–</w:t>
            </w:r>
          </w:p>
        </w:tc>
      </w:tr>
      <w:tr w:rsidR="001347FE" w14:paraId="3A111B2D" w14:textId="77777777">
        <w:tc>
          <w:tcPr>
            <w:tcW w:w="0" w:type="auto"/>
          </w:tcPr>
          <w:p w14:paraId="6792637E" w14:textId="77777777" w:rsidR="001347FE" w:rsidRDefault="00792F79">
            <w:pPr>
              <w:pStyle w:val="Compact"/>
            </w:pPr>
            <w:r>
              <w:t>northern rock sole</w:t>
            </w:r>
          </w:p>
        </w:tc>
        <w:tc>
          <w:tcPr>
            <w:tcW w:w="0" w:type="auto"/>
          </w:tcPr>
          <w:p w14:paraId="75FFD407" w14:textId="77777777" w:rsidR="001347FE" w:rsidRDefault="00792F79">
            <w:pPr>
              <w:pStyle w:val="Compact"/>
              <w:jc w:val="center"/>
            </w:pPr>
            <w:r>
              <w:t>–</w:t>
            </w:r>
          </w:p>
        </w:tc>
        <w:tc>
          <w:tcPr>
            <w:tcW w:w="0" w:type="auto"/>
          </w:tcPr>
          <w:p w14:paraId="72760906" w14:textId="77777777" w:rsidR="001347FE" w:rsidRDefault="00792F79">
            <w:pPr>
              <w:pStyle w:val="Compact"/>
              <w:jc w:val="center"/>
            </w:pPr>
            <w:r>
              <w:t>792 - 4,399</w:t>
            </w:r>
          </w:p>
        </w:tc>
        <w:tc>
          <w:tcPr>
            <w:tcW w:w="0" w:type="auto"/>
          </w:tcPr>
          <w:p w14:paraId="35452E61" w14:textId="77777777" w:rsidR="001347FE" w:rsidRDefault="00792F79">
            <w:pPr>
              <w:pStyle w:val="Compact"/>
              <w:jc w:val="center"/>
            </w:pPr>
            <w:r>
              <w:t>65 - 352</w:t>
            </w:r>
          </w:p>
        </w:tc>
      </w:tr>
      <w:tr w:rsidR="001347FE" w14:paraId="38622DE7" w14:textId="77777777">
        <w:tc>
          <w:tcPr>
            <w:tcW w:w="0" w:type="auto"/>
          </w:tcPr>
          <w:p w14:paraId="3D4C6251" w14:textId="77777777" w:rsidR="001347FE" w:rsidRDefault="00792F79">
            <w:pPr>
              <w:pStyle w:val="Compact"/>
            </w:pPr>
            <w:r>
              <w:t>northern rockfish</w:t>
            </w:r>
          </w:p>
        </w:tc>
        <w:tc>
          <w:tcPr>
            <w:tcW w:w="0" w:type="auto"/>
          </w:tcPr>
          <w:p w14:paraId="36649684" w14:textId="77777777" w:rsidR="001347FE" w:rsidRDefault="00792F79">
            <w:pPr>
              <w:pStyle w:val="Compact"/>
              <w:jc w:val="center"/>
            </w:pPr>
            <w:r>
              <w:t>719 - 4,765</w:t>
            </w:r>
          </w:p>
        </w:tc>
        <w:tc>
          <w:tcPr>
            <w:tcW w:w="0" w:type="auto"/>
          </w:tcPr>
          <w:p w14:paraId="4BEF1EAB" w14:textId="77777777" w:rsidR="001347FE" w:rsidRDefault="00792F79">
            <w:pPr>
              <w:pStyle w:val="Compact"/>
              <w:jc w:val="center"/>
            </w:pPr>
            <w:r>
              <w:t>–</w:t>
            </w:r>
          </w:p>
        </w:tc>
        <w:tc>
          <w:tcPr>
            <w:tcW w:w="0" w:type="auto"/>
          </w:tcPr>
          <w:p w14:paraId="2F78625C" w14:textId="77777777" w:rsidR="001347FE" w:rsidRDefault="00792F79">
            <w:pPr>
              <w:pStyle w:val="Compact"/>
              <w:jc w:val="center"/>
            </w:pPr>
            <w:r>
              <w:t>20 - 480</w:t>
            </w:r>
          </w:p>
        </w:tc>
      </w:tr>
      <w:tr w:rsidR="001347FE" w14:paraId="61F24C36" w14:textId="77777777">
        <w:tc>
          <w:tcPr>
            <w:tcW w:w="0" w:type="auto"/>
          </w:tcPr>
          <w:p w14:paraId="2987BF86" w14:textId="77777777" w:rsidR="001347FE" w:rsidRDefault="00792F79">
            <w:pPr>
              <w:pStyle w:val="Compact"/>
            </w:pPr>
            <w:r>
              <w:t>Pacific cod</w:t>
            </w:r>
          </w:p>
        </w:tc>
        <w:tc>
          <w:tcPr>
            <w:tcW w:w="0" w:type="auto"/>
          </w:tcPr>
          <w:p w14:paraId="57CB51E4" w14:textId="77777777" w:rsidR="001347FE" w:rsidRDefault="00792F79">
            <w:pPr>
              <w:pStyle w:val="Compact"/>
              <w:jc w:val="center"/>
            </w:pPr>
            <w:r>
              <w:t>122 - 480</w:t>
            </w:r>
          </w:p>
        </w:tc>
        <w:tc>
          <w:tcPr>
            <w:tcW w:w="0" w:type="auto"/>
          </w:tcPr>
          <w:p w14:paraId="2E118C58" w14:textId="77777777" w:rsidR="001347FE" w:rsidRDefault="00792F79">
            <w:pPr>
              <w:pStyle w:val="Compact"/>
              <w:jc w:val="center"/>
            </w:pPr>
            <w:r>
              <w:t>121 - 818</w:t>
            </w:r>
          </w:p>
        </w:tc>
        <w:tc>
          <w:tcPr>
            <w:tcW w:w="0" w:type="auto"/>
          </w:tcPr>
          <w:p w14:paraId="7241D0C0" w14:textId="77777777" w:rsidR="001347FE" w:rsidRDefault="00792F79">
            <w:pPr>
              <w:pStyle w:val="Compact"/>
              <w:jc w:val="center"/>
            </w:pPr>
            <w:r>
              <w:t>19 - 140</w:t>
            </w:r>
          </w:p>
        </w:tc>
      </w:tr>
      <w:tr w:rsidR="001347FE" w14:paraId="245F956E" w14:textId="77777777">
        <w:tc>
          <w:tcPr>
            <w:tcW w:w="0" w:type="auto"/>
          </w:tcPr>
          <w:p w14:paraId="27629434" w14:textId="77777777" w:rsidR="001347FE" w:rsidRDefault="00792F79">
            <w:pPr>
              <w:pStyle w:val="Compact"/>
            </w:pPr>
            <w:r>
              <w:t>Pacific ocean perch</w:t>
            </w:r>
          </w:p>
        </w:tc>
        <w:tc>
          <w:tcPr>
            <w:tcW w:w="0" w:type="auto"/>
          </w:tcPr>
          <w:p w14:paraId="0BDC478A" w14:textId="77777777" w:rsidR="001347FE" w:rsidRDefault="00792F79">
            <w:pPr>
              <w:pStyle w:val="Compact"/>
              <w:jc w:val="center"/>
            </w:pPr>
            <w:r>
              <w:t>2,042 - 11,801</w:t>
            </w:r>
          </w:p>
        </w:tc>
        <w:tc>
          <w:tcPr>
            <w:tcW w:w="0" w:type="auto"/>
          </w:tcPr>
          <w:p w14:paraId="1CB138E6" w14:textId="77777777" w:rsidR="001347FE" w:rsidRDefault="00792F79">
            <w:pPr>
              <w:pStyle w:val="Compact"/>
              <w:jc w:val="center"/>
            </w:pPr>
            <w:r>
              <w:t>–</w:t>
            </w:r>
          </w:p>
        </w:tc>
        <w:tc>
          <w:tcPr>
            <w:tcW w:w="0" w:type="auto"/>
          </w:tcPr>
          <w:p w14:paraId="55E09922" w14:textId="77777777" w:rsidR="001347FE" w:rsidRDefault="00792F79">
            <w:pPr>
              <w:pStyle w:val="Compact"/>
              <w:jc w:val="center"/>
            </w:pPr>
            <w:r>
              <w:t>888 - 7,339</w:t>
            </w:r>
          </w:p>
        </w:tc>
      </w:tr>
      <w:tr w:rsidR="001347FE" w14:paraId="44BA39E3" w14:textId="77777777">
        <w:tc>
          <w:tcPr>
            <w:tcW w:w="0" w:type="auto"/>
          </w:tcPr>
          <w:p w14:paraId="01F45BE8" w14:textId="77777777" w:rsidR="001347FE" w:rsidRDefault="00792F79">
            <w:pPr>
              <w:pStyle w:val="Compact"/>
            </w:pPr>
            <w:r>
              <w:t>rex sole</w:t>
            </w:r>
          </w:p>
        </w:tc>
        <w:tc>
          <w:tcPr>
            <w:tcW w:w="0" w:type="auto"/>
          </w:tcPr>
          <w:p w14:paraId="16767693" w14:textId="77777777" w:rsidR="001347FE" w:rsidRDefault="00792F79">
            <w:pPr>
              <w:pStyle w:val="Compact"/>
              <w:jc w:val="center"/>
            </w:pPr>
            <w:r>
              <w:t>–</w:t>
            </w:r>
          </w:p>
        </w:tc>
        <w:tc>
          <w:tcPr>
            <w:tcW w:w="0" w:type="auto"/>
          </w:tcPr>
          <w:p w14:paraId="59AFAE15" w14:textId="77777777" w:rsidR="001347FE" w:rsidRDefault="00792F79">
            <w:pPr>
              <w:pStyle w:val="Compact"/>
              <w:jc w:val="center"/>
            </w:pPr>
            <w:r>
              <w:t>–</w:t>
            </w:r>
          </w:p>
        </w:tc>
        <w:tc>
          <w:tcPr>
            <w:tcW w:w="0" w:type="auto"/>
          </w:tcPr>
          <w:p w14:paraId="43B653D0" w14:textId="77777777" w:rsidR="001347FE" w:rsidRDefault="00792F79">
            <w:pPr>
              <w:pStyle w:val="Compact"/>
              <w:jc w:val="center"/>
            </w:pPr>
            <w:r>
              <w:t>39 - 786</w:t>
            </w:r>
          </w:p>
        </w:tc>
      </w:tr>
      <w:tr w:rsidR="001347FE" w14:paraId="733BBF84" w14:textId="77777777">
        <w:tc>
          <w:tcPr>
            <w:tcW w:w="0" w:type="auto"/>
          </w:tcPr>
          <w:p w14:paraId="374BA5D0" w14:textId="77777777" w:rsidR="001347FE" w:rsidRDefault="00792F79">
            <w:pPr>
              <w:pStyle w:val="Compact"/>
            </w:pPr>
            <w:r>
              <w:t>sablefish</w:t>
            </w:r>
          </w:p>
        </w:tc>
        <w:tc>
          <w:tcPr>
            <w:tcW w:w="0" w:type="auto"/>
          </w:tcPr>
          <w:p w14:paraId="6C24E910" w14:textId="77777777" w:rsidR="001347FE" w:rsidRDefault="00792F79">
            <w:pPr>
              <w:pStyle w:val="Compact"/>
              <w:jc w:val="center"/>
            </w:pPr>
            <w:r>
              <w:t>–</w:t>
            </w:r>
          </w:p>
        </w:tc>
        <w:tc>
          <w:tcPr>
            <w:tcW w:w="0" w:type="auto"/>
          </w:tcPr>
          <w:p w14:paraId="5F0DF61C" w14:textId="77777777" w:rsidR="001347FE" w:rsidRDefault="00792F79">
            <w:pPr>
              <w:pStyle w:val="Compact"/>
              <w:jc w:val="center"/>
            </w:pPr>
            <w:r>
              <w:t>–</w:t>
            </w:r>
          </w:p>
        </w:tc>
        <w:tc>
          <w:tcPr>
            <w:tcW w:w="0" w:type="auto"/>
          </w:tcPr>
          <w:p w14:paraId="35A76E35" w14:textId="77777777" w:rsidR="001347FE" w:rsidRDefault="00792F79">
            <w:pPr>
              <w:pStyle w:val="Compact"/>
              <w:jc w:val="center"/>
            </w:pPr>
            <w:r>
              <w:t>56 - 779</w:t>
            </w:r>
          </w:p>
        </w:tc>
      </w:tr>
      <w:tr w:rsidR="001347FE" w14:paraId="56B42B64" w14:textId="77777777">
        <w:tc>
          <w:tcPr>
            <w:tcW w:w="0" w:type="auto"/>
          </w:tcPr>
          <w:p w14:paraId="562F2A1B" w14:textId="77777777" w:rsidR="001347FE" w:rsidRDefault="00792F79">
            <w:pPr>
              <w:pStyle w:val="Compact"/>
            </w:pPr>
            <w:r>
              <w:t>shortspine thornyhead</w:t>
            </w:r>
          </w:p>
        </w:tc>
        <w:tc>
          <w:tcPr>
            <w:tcW w:w="0" w:type="auto"/>
          </w:tcPr>
          <w:p w14:paraId="6A6F3116" w14:textId="77777777" w:rsidR="001347FE" w:rsidRDefault="00792F79">
            <w:pPr>
              <w:pStyle w:val="Compact"/>
              <w:jc w:val="center"/>
            </w:pPr>
            <w:r>
              <w:t>0 - 221</w:t>
            </w:r>
          </w:p>
        </w:tc>
        <w:tc>
          <w:tcPr>
            <w:tcW w:w="0" w:type="auto"/>
          </w:tcPr>
          <w:p w14:paraId="46BB0CAE" w14:textId="77777777" w:rsidR="001347FE" w:rsidRDefault="00792F79">
            <w:pPr>
              <w:pStyle w:val="Compact"/>
              <w:jc w:val="center"/>
            </w:pPr>
            <w:r>
              <w:t>–</w:t>
            </w:r>
          </w:p>
        </w:tc>
        <w:tc>
          <w:tcPr>
            <w:tcW w:w="0" w:type="auto"/>
          </w:tcPr>
          <w:p w14:paraId="10E25A70" w14:textId="77777777" w:rsidR="001347FE" w:rsidRDefault="00792F79">
            <w:pPr>
              <w:pStyle w:val="Compact"/>
              <w:jc w:val="center"/>
            </w:pPr>
            <w:r>
              <w:t>23 - 119</w:t>
            </w:r>
          </w:p>
        </w:tc>
      </w:tr>
      <w:tr w:rsidR="001347FE" w14:paraId="07D5DE5A" w14:textId="77777777">
        <w:tc>
          <w:tcPr>
            <w:tcW w:w="0" w:type="auto"/>
          </w:tcPr>
          <w:p w14:paraId="58F177B7" w14:textId="77777777" w:rsidR="001347FE" w:rsidRDefault="00792F79">
            <w:pPr>
              <w:pStyle w:val="Compact"/>
            </w:pPr>
            <w:r>
              <w:t>southern rock sole</w:t>
            </w:r>
          </w:p>
        </w:tc>
        <w:tc>
          <w:tcPr>
            <w:tcW w:w="0" w:type="auto"/>
          </w:tcPr>
          <w:p w14:paraId="428A7FE5" w14:textId="77777777" w:rsidR="001347FE" w:rsidRDefault="00792F79">
            <w:pPr>
              <w:pStyle w:val="Compact"/>
              <w:jc w:val="center"/>
            </w:pPr>
            <w:r>
              <w:t>–</w:t>
            </w:r>
          </w:p>
        </w:tc>
        <w:tc>
          <w:tcPr>
            <w:tcW w:w="0" w:type="auto"/>
          </w:tcPr>
          <w:p w14:paraId="56595AEB" w14:textId="77777777" w:rsidR="001347FE" w:rsidRDefault="00792F79">
            <w:pPr>
              <w:pStyle w:val="Compact"/>
              <w:jc w:val="center"/>
            </w:pPr>
            <w:r>
              <w:t>–</w:t>
            </w:r>
          </w:p>
        </w:tc>
        <w:tc>
          <w:tcPr>
            <w:tcW w:w="0" w:type="auto"/>
          </w:tcPr>
          <w:p w14:paraId="3D01C456" w14:textId="77777777" w:rsidR="001347FE" w:rsidRDefault="00792F79">
            <w:pPr>
              <w:pStyle w:val="Compact"/>
              <w:jc w:val="center"/>
            </w:pPr>
            <w:r>
              <w:t>14 - 417</w:t>
            </w:r>
          </w:p>
        </w:tc>
      </w:tr>
      <w:tr w:rsidR="001347FE" w14:paraId="38E03AD6" w14:textId="77777777">
        <w:tc>
          <w:tcPr>
            <w:tcW w:w="0" w:type="auto"/>
          </w:tcPr>
          <w:p w14:paraId="32BFE4A2" w14:textId="77777777" w:rsidR="001347FE" w:rsidRDefault="00792F79">
            <w:pPr>
              <w:pStyle w:val="Compact"/>
            </w:pPr>
            <w:r>
              <w:t>walleye pollock</w:t>
            </w:r>
          </w:p>
        </w:tc>
        <w:tc>
          <w:tcPr>
            <w:tcW w:w="0" w:type="auto"/>
          </w:tcPr>
          <w:p w14:paraId="06B2EEB3" w14:textId="77777777" w:rsidR="001347FE" w:rsidRDefault="00792F79">
            <w:pPr>
              <w:pStyle w:val="Compact"/>
              <w:jc w:val="center"/>
            </w:pPr>
            <w:r>
              <w:t>573 - 2,474</w:t>
            </w:r>
          </w:p>
        </w:tc>
        <w:tc>
          <w:tcPr>
            <w:tcW w:w="0" w:type="auto"/>
          </w:tcPr>
          <w:p w14:paraId="197C0652" w14:textId="77777777" w:rsidR="001347FE" w:rsidRDefault="00792F79">
            <w:pPr>
              <w:pStyle w:val="Compact"/>
              <w:jc w:val="center"/>
            </w:pPr>
            <w:r>
              <w:t>2,882 - 14,479</w:t>
            </w:r>
          </w:p>
        </w:tc>
        <w:tc>
          <w:tcPr>
            <w:tcW w:w="0" w:type="auto"/>
          </w:tcPr>
          <w:p w14:paraId="460B4198" w14:textId="77777777" w:rsidR="001347FE" w:rsidRDefault="00792F79">
            <w:pPr>
              <w:pStyle w:val="Compact"/>
              <w:jc w:val="center"/>
            </w:pPr>
            <w:r>
              <w:t>1,885 - 4,659</w:t>
            </w:r>
          </w:p>
        </w:tc>
      </w:tr>
      <w:tr w:rsidR="001347FE" w14:paraId="068D2FEB" w14:textId="77777777">
        <w:tc>
          <w:tcPr>
            <w:tcW w:w="0" w:type="auto"/>
          </w:tcPr>
          <w:p w14:paraId="0D3DFCAF" w14:textId="77777777" w:rsidR="001347FE" w:rsidRDefault="00792F79">
            <w:pPr>
              <w:pStyle w:val="Compact"/>
            </w:pPr>
            <w:r>
              <w:t>yellowfin sole</w:t>
            </w:r>
          </w:p>
        </w:tc>
        <w:tc>
          <w:tcPr>
            <w:tcW w:w="0" w:type="auto"/>
          </w:tcPr>
          <w:p w14:paraId="1E13905B" w14:textId="77777777" w:rsidR="001347FE" w:rsidRDefault="00792F79">
            <w:pPr>
              <w:pStyle w:val="Compact"/>
              <w:jc w:val="center"/>
            </w:pPr>
            <w:r>
              <w:t>–</w:t>
            </w:r>
          </w:p>
        </w:tc>
        <w:tc>
          <w:tcPr>
            <w:tcW w:w="0" w:type="auto"/>
          </w:tcPr>
          <w:p w14:paraId="6F95B12C" w14:textId="77777777" w:rsidR="001347FE" w:rsidRDefault="00792F79">
            <w:pPr>
              <w:pStyle w:val="Compact"/>
              <w:jc w:val="center"/>
            </w:pPr>
            <w:r>
              <w:t>1,024 - 6,337</w:t>
            </w:r>
          </w:p>
        </w:tc>
        <w:tc>
          <w:tcPr>
            <w:tcW w:w="0" w:type="auto"/>
          </w:tcPr>
          <w:p w14:paraId="5CBAD513" w14:textId="77777777" w:rsidR="001347FE" w:rsidRDefault="00792F79">
            <w:pPr>
              <w:pStyle w:val="Compact"/>
              <w:jc w:val="center"/>
            </w:pPr>
            <w:r>
              <w:t>–</w:t>
            </w:r>
          </w:p>
        </w:tc>
      </w:tr>
      <w:tr w:rsidR="001347FE" w14:paraId="7613729D" w14:textId="77777777">
        <w:tc>
          <w:tcPr>
            <w:tcW w:w="0" w:type="auto"/>
          </w:tcPr>
          <w:p w14:paraId="71740111" w14:textId="77777777" w:rsidR="001347FE" w:rsidRDefault="00792F79">
            <w:pPr>
              <w:pStyle w:val="Compact"/>
            </w:pPr>
            <w:r>
              <w:t>Total</w:t>
            </w:r>
          </w:p>
        </w:tc>
        <w:tc>
          <w:tcPr>
            <w:tcW w:w="0" w:type="auto"/>
          </w:tcPr>
          <w:p w14:paraId="0A59D9F2" w14:textId="77777777" w:rsidR="001347FE" w:rsidRDefault="00792F79">
            <w:pPr>
              <w:pStyle w:val="Compact"/>
              <w:jc w:val="center"/>
            </w:pPr>
            <w:r>
              <w:t>3,866 - 23,291</w:t>
            </w:r>
          </w:p>
        </w:tc>
        <w:tc>
          <w:tcPr>
            <w:tcW w:w="0" w:type="auto"/>
          </w:tcPr>
          <w:p w14:paraId="340ADAA1" w14:textId="77777777" w:rsidR="001347FE" w:rsidRDefault="00792F79">
            <w:pPr>
              <w:pStyle w:val="Compact"/>
              <w:jc w:val="center"/>
            </w:pPr>
            <w:r>
              <w:t>5,804 - 32,357</w:t>
            </w:r>
          </w:p>
        </w:tc>
        <w:tc>
          <w:tcPr>
            <w:tcW w:w="0" w:type="auto"/>
          </w:tcPr>
          <w:p w14:paraId="1F72116E" w14:textId="77777777" w:rsidR="001347FE" w:rsidRDefault="00792F79">
            <w:pPr>
              <w:pStyle w:val="Compact"/>
              <w:jc w:val="center"/>
            </w:pPr>
            <w:r>
              <w:t>4,889 - 25,694</w:t>
            </w:r>
          </w:p>
        </w:tc>
      </w:tr>
    </w:tbl>
    <w:p w14:paraId="6320E014" w14:textId="77777777" w:rsidR="001347FE" w:rsidRDefault="00792F79">
      <w:r>
        <w:br w:type="page"/>
      </w:r>
    </w:p>
    <w:p w14:paraId="7F414098" w14:textId="77777777" w:rsidR="001347FE" w:rsidRDefault="00792F79" w:rsidP="00792F79">
      <w:pPr>
        <w:pStyle w:val="Heading1"/>
        <w:pPrChange w:id="279" w:author="Pete.Hulson" w:date="2022-06-24T15:07:00Z">
          <w:pPr>
            <w:pStyle w:val="Heading1"/>
          </w:pPr>
        </w:pPrChange>
      </w:pPr>
      <w:bookmarkStart w:id="280" w:name="figures"/>
      <w:bookmarkEnd w:id="220"/>
      <w:r>
        <w:lastRenderedPageBreak/>
        <w:t>Figures</w:t>
      </w:r>
    </w:p>
    <w:p w14:paraId="0558058D" w14:textId="77777777" w:rsidR="001347FE" w:rsidRDefault="00792F79">
      <w:r>
        <w:rPr>
          <w:noProof/>
        </w:rPr>
        <w:drawing>
          <wp:inline distT="0" distB="0" distL="0" distR="0" wp14:anchorId="405B177E" wp14:editId="01A11545">
            <wp:extent cx="5074920" cy="4096512"/>
            <wp:effectExtent l="0" t="0" r="0" b="0"/>
            <wp:docPr id="54"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55" name="Picture" descr="../figs/length_flowchart.png"/>
                    <pic:cNvPicPr>
                      <a:picLocks noChangeAspect="1" noChangeArrowheads="1"/>
                    </pic:cNvPicPr>
                  </pic:nvPicPr>
                  <pic:blipFill>
                    <a:blip r:embed="rId9"/>
                    <a:stretch>
                      <a:fillRect/>
                    </a:stretch>
                  </pic:blipFill>
                  <pic:spPr bwMode="auto">
                    <a:xfrm>
                      <a:off x="0" y="0"/>
                      <a:ext cx="5074920" cy="4096512"/>
                    </a:xfrm>
                    <a:prstGeom prst="rect">
                      <a:avLst/>
                    </a:prstGeom>
                    <a:noFill/>
                    <a:ln w="9525">
                      <a:noFill/>
                      <a:headEnd/>
                      <a:tailEnd/>
                    </a:ln>
                  </pic:spPr>
                </pic:pic>
              </a:graphicData>
            </a:graphic>
          </wp:inline>
        </w:drawing>
      </w:r>
    </w:p>
    <w:p w14:paraId="1CD9AF4B" w14:textId="77777777" w:rsidR="001347FE" w:rsidRDefault="00792F79">
      <w:pPr>
        <w:pStyle w:val="ImageCaption"/>
      </w:pPr>
      <w:r>
        <w:t xml:space="preserve">Figure 1: Bootstrap-simulation flow chart, the steps refer to the order of operations as described in the </w:t>
      </w:r>
      <w:r>
        <w:rPr>
          <w:i/>
        </w:rPr>
        <w:t>Bootstrap-simulation framework</w:t>
      </w:r>
      <w:r>
        <w:t xml:space="preserve"> section.</w:t>
      </w:r>
    </w:p>
    <w:p w14:paraId="66268525" w14:textId="77777777" w:rsidR="001347FE" w:rsidRDefault="00792F79">
      <w:r>
        <w:rPr>
          <w:noProof/>
        </w:rPr>
        <w:lastRenderedPageBreak/>
        <w:drawing>
          <wp:inline distT="0" distB="0" distL="0" distR="0" wp14:anchorId="1BB9990A" wp14:editId="3A30C51D">
            <wp:extent cx="5943600" cy="5486399"/>
            <wp:effectExtent l="0" t="0" r="0" b="0"/>
            <wp:docPr id="57"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58" name="Picture" descr="../figs/ai_samples_per_haul_MF.png"/>
                    <pic:cNvPicPr>
                      <a:picLocks noChangeAspect="1" noChangeArrowheads="1"/>
                    </pic:cNvPicPr>
                  </pic:nvPicPr>
                  <pic:blipFill>
                    <a:blip r:embed="rId10"/>
                    <a:stretch>
                      <a:fillRect/>
                    </a:stretch>
                  </pic:blipFill>
                  <pic:spPr bwMode="auto">
                    <a:xfrm>
                      <a:off x="0" y="0"/>
                      <a:ext cx="5943600" cy="5486399"/>
                    </a:xfrm>
                    <a:prstGeom prst="rect">
                      <a:avLst/>
                    </a:prstGeom>
                    <a:noFill/>
                    <a:ln w="9525">
                      <a:noFill/>
                      <a:headEnd/>
                      <a:tailEnd/>
                    </a:ln>
                  </pic:spPr>
                </pic:pic>
              </a:graphicData>
            </a:graphic>
          </wp:inline>
        </w:drawing>
      </w:r>
    </w:p>
    <w:p w14:paraId="6ECEBF6B" w14:textId="77777777" w:rsidR="001347FE" w:rsidRDefault="00792F79">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14:paraId="0C926A0E" w14:textId="77777777" w:rsidR="001347FE" w:rsidRDefault="00792F79">
      <w:r>
        <w:rPr>
          <w:noProof/>
        </w:rPr>
        <w:lastRenderedPageBreak/>
        <w:drawing>
          <wp:inline distT="0" distB="0" distL="0" distR="0" wp14:anchorId="7C06BC84" wp14:editId="297B0758">
            <wp:extent cx="5943600" cy="5486399"/>
            <wp:effectExtent l="0" t="0" r="0" b="0"/>
            <wp:docPr id="60"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1" name="Picture" descr="../figs/ebs_shelf_samples_per_haul_MF.png"/>
                    <pic:cNvPicPr>
                      <a:picLocks noChangeAspect="1" noChangeArrowheads="1"/>
                    </pic:cNvPicPr>
                  </pic:nvPicPr>
                  <pic:blipFill>
                    <a:blip r:embed="rId11"/>
                    <a:stretch>
                      <a:fillRect/>
                    </a:stretch>
                  </pic:blipFill>
                  <pic:spPr bwMode="auto">
                    <a:xfrm>
                      <a:off x="0" y="0"/>
                      <a:ext cx="5943600" cy="5486399"/>
                    </a:xfrm>
                    <a:prstGeom prst="rect">
                      <a:avLst/>
                    </a:prstGeom>
                    <a:noFill/>
                    <a:ln w="9525">
                      <a:noFill/>
                      <a:headEnd/>
                      <a:tailEnd/>
                    </a:ln>
                  </pic:spPr>
                </pic:pic>
              </a:graphicData>
            </a:graphic>
          </wp:inline>
        </w:drawing>
      </w:r>
    </w:p>
    <w:p w14:paraId="67FB4A10" w14:textId="77777777" w:rsidR="001347FE" w:rsidRDefault="00792F79">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14:paraId="2E5543BF" w14:textId="77777777" w:rsidR="001347FE" w:rsidRDefault="00792F79">
      <w:r>
        <w:rPr>
          <w:noProof/>
        </w:rPr>
        <w:lastRenderedPageBreak/>
        <w:drawing>
          <wp:inline distT="0" distB="0" distL="0" distR="0" wp14:anchorId="6FD58A51" wp14:editId="6E282CF9">
            <wp:extent cx="5943600" cy="5486399"/>
            <wp:effectExtent l="0" t="0" r="0" b="0"/>
            <wp:docPr id="63"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4" name="Picture" descr="../figs/goa_samples_per_haul_MF.png"/>
                    <pic:cNvPicPr>
                      <a:picLocks noChangeAspect="1" noChangeArrowheads="1"/>
                    </pic:cNvPicPr>
                  </pic:nvPicPr>
                  <pic:blipFill>
                    <a:blip r:embed="rId12"/>
                    <a:stretch>
                      <a:fillRect/>
                    </a:stretch>
                  </pic:blipFill>
                  <pic:spPr bwMode="auto">
                    <a:xfrm>
                      <a:off x="0" y="0"/>
                      <a:ext cx="5943600" cy="5486399"/>
                    </a:xfrm>
                    <a:prstGeom prst="rect">
                      <a:avLst/>
                    </a:prstGeom>
                    <a:noFill/>
                    <a:ln w="9525">
                      <a:noFill/>
                      <a:headEnd/>
                      <a:tailEnd/>
                    </a:ln>
                  </pic:spPr>
                </pic:pic>
              </a:graphicData>
            </a:graphic>
          </wp:inline>
        </w:drawing>
      </w:r>
    </w:p>
    <w:p w14:paraId="1814BA80" w14:textId="77777777" w:rsidR="001347FE" w:rsidRDefault="00792F79">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14:paraId="6E43783F" w14:textId="77777777" w:rsidR="001347FE" w:rsidRDefault="00792F79">
      <w:r>
        <w:rPr>
          <w:noProof/>
        </w:rPr>
        <w:lastRenderedPageBreak/>
        <w:drawing>
          <wp:inline distT="0" distB="0" distL="0" distR="0" wp14:anchorId="16524DDC" wp14:editId="6E81BF12">
            <wp:extent cx="5943600" cy="6858000"/>
            <wp:effectExtent l="0" t="0" r="0" b="0"/>
            <wp:docPr id="66"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67" name="Picture" descr="../figs/ess_length_ai.png"/>
                    <pic:cNvPicPr>
                      <a:picLocks noChangeAspect="1" noChangeArrowheads="1"/>
                    </pic:cNvPicPr>
                  </pic:nvPicPr>
                  <pic:blipFill>
                    <a:blip r:embed="rId13"/>
                    <a:stretch>
                      <a:fillRect/>
                    </a:stretch>
                  </pic:blipFill>
                  <pic:spPr bwMode="auto">
                    <a:xfrm>
                      <a:off x="0" y="0"/>
                      <a:ext cx="5943600" cy="6858000"/>
                    </a:xfrm>
                    <a:prstGeom prst="rect">
                      <a:avLst/>
                    </a:prstGeom>
                    <a:noFill/>
                    <a:ln w="9525">
                      <a:noFill/>
                      <a:headEnd/>
                      <a:tailEnd/>
                    </a:ln>
                  </pic:spPr>
                </pic:pic>
              </a:graphicData>
            </a:graphic>
          </wp:inline>
        </w:drawing>
      </w:r>
    </w:p>
    <w:p w14:paraId="2D68E81F" w14:textId="77777777" w:rsidR="001347FE" w:rsidRDefault="00792F79">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14:paraId="2C9DC202" w14:textId="77777777" w:rsidR="001347FE" w:rsidRDefault="00792F79">
      <w:r>
        <w:rPr>
          <w:noProof/>
        </w:rPr>
        <w:lastRenderedPageBreak/>
        <w:drawing>
          <wp:inline distT="0" distB="0" distL="0" distR="0" wp14:anchorId="028C00B1" wp14:editId="5003302F">
            <wp:extent cx="5943600" cy="6858000"/>
            <wp:effectExtent l="0" t="0" r="0" b="0"/>
            <wp:docPr id="69"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0" name="Picture" descr="../figs/ess_length_bs1719.png"/>
                    <pic:cNvPicPr>
                      <a:picLocks noChangeAspect="1" noChangeArrowheads="1"/>
                    </pic:cNvPicPr>
                  </pic:nvPicPr>
                  <pic:blipFill>
                    <a:blip r:embed="rId14"/>
                    <a:stretch>
                      <a:fillRect/>
                    </a:stretch>
                  </pic:blipFill>
                  <pic:spPr bwMode="auto">
                    <a:xfrm>
                      <a:off x="0" y="0"/>
                      <a:ext cx="5943600" cy="6858000"/>
                    </a:xfrm>
                    <a:prstGeom prst="rect">
                      <a:avLst/>
                    </a:prstGeom>
                    <a:noFill/>
                    <a:ln w="9525">
                      <a:noFill/>
                      <a:headEnd/>
                      <a:tailEnd/>
                    </a:ln>
                  </pic:spPr>
                </pic:pic>
              </a:graphicData>
            </a:graphic>
          </wp:inline>
        </w:drawing>
      </w:r>
    </w:p>
    <w:p w14:paraId="3B288AE9" w14:textId="77777777" w:rsidR="001347FE" w:rsidRDefault="00792F79">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1D65F1BA" w14:textId="77777777" w:rsidR="001347FE" w:rsidRDefault="00792F79">
      <w:r>
        <w:rPr>
          <w:noProof/>
        </w:rPr>
        <w:lastRenderedPageBreak/>
        <w:drawing>
          <wp:inline distT="0" distB="0" distL="0" distR="0" wp14:anchorId="255C6986" wp14:editId="6548FA1E">
            <wp:extent cx="5943600" cy="6858000"/>
            <wp:effectExtent l="0" t="0" r="0" b="0"/>
            <wp:docPr id="72"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3" name="Picture" descr="../figs/ess_length_goa.png"/>
                    <pic:cNvPicPr>
                      <a:picLocks noChangeAspect="1" noChangeArrowheads="1"/>
                    </pic:cNvPicPr>
                  </pic:nvPicPr>
                  <pic:blipFill>
                    <a:blip r:embed="rId15"/>
                    <a:stretch>
                      <a:fillRect/>
                    </a:stretch>
                  </pic:blipFill>
                  <pic:spPr bwMode="auto">
                    <a:xfrm>
                      <a:off x="0" y="0"/>
                      <a:ext cx="5943600" cy="6858000"/>
                    </a:xfrm>
                    <a:prstGeom prst="rect">
                      <a:avLst/>
                    </a:prstGeom>
                    <a:noFill/>
                    <a:ln w="9525">
                      <a:noFill/>
                      <a:headEnd/>
                      <a:tailEnd/>
                    </a:ln>
                  </pic:spPr>
                </pic:pic>
              </a:graphicData>
            </a:graphic>
          </wp:inline>
        </w:drawing>
      </w:r>
    </w:p>
    <w:p w14:paraId="6AF72151" w14:textId="77777777" w:rsidR="001347FE" w:rsidRDefault="00792F79">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14:paraId="25C61BD6" w14:textId="77777777" w:rsidR="001347FE" w:rsidRDefault="00792F79">
      <w:r>
        <w:rPr>
          <w:noProof/>
        </w:rPr>
        <w:lastRenderedPageBreak/>
        <w:drawing>
          <wp:inline distT="0" distB="0" distL="0" distR="0" wp14:anchorId="3BB032D5" wp14:editId="719AD85D">
            <wp:extent cx="5943600" cy="5943600"/>
            <wp:effectExtent l="0" t="0" r="0" b="0"/>
            <wp:docPr id="75"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6" name="Picture" descr="../figs/iss_length_ai.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3C269A83" w14:textId="77777777" w:rsidR="001347FE" w:rsidRDefault="00792F79">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14:paraId="30026F27" w14:textId="77777777" w:rsidR="001347FE" w:rsidRDefault="00792F79">
      <w:r>
        <w:rPr>
          <w:noProof/>
        </w:rPr>
        <w:lastRenderedPageBreak/>
        <w:drawing>
          <wp:inline distT="0" distB="0" distL="0" distR="0" wp14:anchorId="5C6B5075" wp14:editId="1BFA8F45">
            <wp:extent cx="5943600" cy="5943600"/>
            <wp:effectExtent l="0" t="0" r="0" b="0"/>
            <wp:docPr id="78"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9" name="Picture" descr="../figs/iss_length_bs1719.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86F03A8" w14:textId="77777777" w:rsidR="001347FE" w:rsidRDefault="00792F79">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14:paraId="05EC31BB" w14:textId="77777777" w:rsidR="001347FE" w:rsidRDefault="00792F79">
      <w:r>
        <w:rPr>
          <w:noProof/>
        </w:rPr>
        <w:lastRenderedPageBreak/>
        <w:drawing>
          <wp:inline distT="0" distB="0" distL="0" distR="0" wp14:anchorId="7656F9B8" wp14:editId="01B6F5C5">
            <wp:extent cx="5943600" cy="5943600"/>
            <wp:effectExtent l="0" t="0" r="0" b="0"/>
            <wp:docPr id="81"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82" name="Picture" descr="../figs/iss_length_goa.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513C8369" w14:textId="77777777" w:rsidR="001347FE" w:rsidRDefault="00792F79">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14:paraId="198A40FE" w14:textId="77777777" w:rsidR="001347FE" w:rsidRDefault="00792F79">
      <w:r>
        <w:rPr>
          <w:noProof/>
        </w:rPr>
        <w:lastRenderedPageBreak/>
        <w:drawing>
          <wp:inline distT="0" distB="0" distL="0" distR="0" wp14:anchorId="62FF25A9" wp14:editId="7154ACD8">
            <wp:extent cx="5943600" cy="5943600"/>
            <wp:effectExtent l="0" t="0" r="0" b="0"/>
            <wp:docPr id="84"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85" name="Picture" descr="../figs/prop_iss_ai.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67EC0EB0" w14:textId="77777777" w:rsidR="001347FE" w:rsidRDefault="00792F79">
      <w:pPr>
        <w:pStyle w:val="ImageCaption"/>
      </w:pPr>
      <w:r>
        <w:t>Figure 11: Proportion of base length composition input sample size for each of the sexed sub-sample size cases investigated for selected species in the Aleutian Islands.</w:t>
      </w:r>
    </w:p>
    <w:p w14:paraId="65FC5B8A" w14:textId="77777777" w:rsidR="001347FE" w:rsidRDefault="00792F79">
      <w:r>
        <w:rPr>
          <w:noProof/>
        </w:rPr>
        <w:lastRenderedPageBreak/>
        <w:drawing>
          <wp:inline distT="0" distB="0" distL="0" distR="0" wp14:anchorId="5877D341" wp14:editId="07F036F7">
            <wp:extent cx="5943600" cy="5943600"/>
            <wp:effectExtent l="0" t="0" r="0" b="0"/>
            <wp:docPr id="87"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88" name="Picture" descr="../figs/prop_iss_bs1719.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p>
    <w:p w14:paraId="1D50A2AA" w14:textId="77777777" w:rsidR="001347FE" w:rsidRDefault="00792F79">
      <w:pPr>
        <w:pStyle w:val="ImageCaption"/>
      </w:pPr>
      <w:r>
        <w:t>Figure 12: Proportion of base length composition input sample size for each of the sexed sub-sample size cases investigated for selected species in the eastern Bering Sea.</w:t>
      </w:r>
    </w:p>
    <w:p w14:paraId="397D0BF4" w14:textId="77777777" w:rsidR="001347FE" w:rsidRDefault="00792F79">
      <w:r>
        <w:rPr>
          <w:noProof/>
        </w:rPr>
        <w:lastRenderedPageBreak/>
        <w:drawing>
          <wp:inline distT="0" distB="0" distL="0" distR="0" wp14:anchorId="257946BF" wp14:editId="389BDCE3">
            <wp:extent cx="5943600" cy="5943600"/>
            <wp:effectExtent l="0" t="0" r="0" b="0"/>
            <wp:docPr id="90"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91" name="Picture" descr="../figs/prop_iss_goa.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0D407253" w14:textId="77777777" w:rsidR="001347FE" w:rsidRDefault="00792F79">
      <w:pPr>
        <w:pStyle w:val="ImageCaption"/>
      </w:pPr>
      <w:r>
        <w:t>Figure 13: Proportion of base length composition input sample size for each of the sexed sub-sample size cases investigated for selected species in the Gulf of Alaska.</w:t>
      </w:r>
      <w:bookmarkEnd w:id="280"/>
    </w:p>
    <w:sectPr w:rsidR="001347FE" w:rsidSect="00B07B68">
      <w:footerReference w:type="default" r:id="rId22"/>
      <w:pgSz w:w="12240" w:h="15840"/>
      <w:pgMar w:top="1440" w:right="1440" w:bottom="1440" w:left="1440" w:header="720" w:footer="720" w:gutter="0"/>
      <w:lnNumType w:countBy="1" w:restart="continuous"/>
      <w:cols w:space="720"/>
      <w:docGrid w:linePitch="326"/>
      <w:sectPrChange w:id="286" w:author="Pete.Hulson" w:date="2022-06-24T15:50:00Z">
        <w:sectPr w:rsidR="001347FE" w:rsidSect="00B07B68">
          <w:pgMar w:top="1440" w:right="1440" w:bottom="1440" w:left="1440" w:header="720" w:footer="720" w:gutter="0"/>
          <w:lnNumType w:countBy="0" w:restart="newPage"/>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Pete.Hulson" w:date="2022-06-24T15:06:00Z" w:initials="P">
    <w:p w14:paraId="4E75BF97" w14:textId="77777777" w:rsidR="00792F79" w:rsidRDefault="00792F79">
      <w:pPr>
        <w:pStyle w:val="CommentText"/>
      </w:pPr>
      <w:r>
        <w:rPr>
          <w:rStyle w:val="CommentReference"/>
        </w:rPr>
        <w:annotationRef/>
      </w:r>
      <w:r>
        <w:t>Please add your middle initials (or edit names as they appear on pubs) and make sure that your affiliations are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75BF9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3ADC0" w14:textId="77777777" w:rsidR="00032CEF" w:rsidRDefault="00032CEF">
      <w:pPr>
        <w:spacing w:before="0" w:line="240" w:lineRule="auto"/>
      </w:pPr>
      <w:r>
        <w:separator/>
      </w:r>
    </w:p>
  </w:endnote>
  <w:endnote w:type="continuationSeparator" w:id="0">
    <w:p w14:paraId="713F3500" w14:textId="77777777" w:rsidR="00032CEF" w:rsidRDefault="00032CE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81" w:author="Pete.Hulson" w:date="2022-06-24T15:49:00Z"/>
  <w:sdt>
    <w:sdtPr>
      <w:id w:val="1019973672"/>
      <w:docPartObj>
        <w:docPartGallery w:val="Page Numbers (Bottom of Page)"/>
        <w:docPartUnique/>
      </w:docPartObj>
    </w:sdtPr>
    <w:sdtEndPr>
      <w:rPr>
        <w:noProof/>
      </w:rPr>
    </w:sdtEndPr>
    <w:sdtContent>
      <w:customXmlInsRangeEnd w:id="281"/>
      <w:p w14:paraId="639C582B" w14:textId="725D1424" w:rsidR="00B07B68" w:rsidRDefault="00B07B68">
        <w:pPr>
          <w:pStyle w:val="Footer"/>
          <w:jc w:val="center"/>
          <w:rPr>
            <w:ins w:id="282" w:author="Pete.Hulson" w:date="2022-06-24T15:49:00Z"/>
          </w:rPr>
        </w:pPr>
        <w:ins w:id="283" w:author="Pete.Hulson" w:date="2022-06-24T15:49:00Z">
          <w:r>
            <w:fldChar w:fldCharType="begin"/>
          </w:r>
          <w:r>
            <w:instrText xml:space="preserve"> PAGE   \* MERGEFORMAT </w:instrText>
          </w:r>
          <w:r>
            <w:fldChar w:fldCharType="separate"/>
          </w:r>
        </w:ins>
        <w:r>
          <w:rPr>
            <w:noProof/>
          </w:rPr>
          <w:t>29</w:t>
        </w:r>
        <w:ins w:id="284" w:author="Pete.Hulson" w:date="2022-06-24T15:49:00Z">
          <w:r>
            <w:rPr>
              <w:noProof/>
            </w:rPr>
            <w:fldChar w:fldCharType="end"/>
          </w:r>
        </w:ins>
      </w:p>
      <w:customXmlInsRangeStart w:id="285" w:author="Pete.Hulson" w:date="2022-06-24T15:49:00Z"/>
    </w:sdtContent>
  </w:sdt>
  <w:customXmlInsRangeEnd w:id="285"/>
  <w:p w14:paraId="49CF1968" w14:textId="77777777" w:rsidR="00B07B68" w:rsidRDefault="00B07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2FFAFB" w14:textId="77777777" w:rsidR="00032CEF" w:rsidRDefault="00032CEF">
      <w:r>
        <w:separator/>
      </w:r>
    </w:p>
  </w:footnote>
  <w:footnote w:type="continuationSeparator" w:id="0">
    <w:p w14:paraId="55CBEE0D" w14:textId="77777777" w:rsidR="00032CEF" w:rsidRDefault="00032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FBF0AC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F8E89F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286AD4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7FE"/>
    <w:rsid w:val="00032CEF"/>
    <w:rsid w:val="001347FE"/>
    <w:rsid w:val="00233DC4"/>
    <w:rsid w:val="003C04BF"/>
    <w:rsid w:val="006A53B8"/>
    <w:rsid w:val="00792F79"/>
    <w:rsid w:val="008F14E6"/>
    <w:rsid w:val="00B07B68"/>
    <w:rsid w:val="00C06F4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759F"/>
  <w15:docId w15:val="{F08677D6-47C0-46B3-B7CF-B5419EDB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92F79"/>
    <w:pPr>
      <w:outlineLvl w:val="0"/>
      <w:pPrChange w:id="0" w:author="Pete.Hulson" w:date="2022-06-24T15:07:00Z">
        <w:pPr>
          <w:keepNext/>
          <w:keepLines/>
          <w:spacing w:before="120" w:line="360" w:lineRule="auto"/>
          <w:outlineLvl w:val="0"/>
        </w:pPr>
      </w:pPrChange>
    </w:pPr>
    <w:rPr>
      <w:sz w:val="28"/>
      <w:szCs w:val="28"/>
      <w:rPrChange w:id="0" w:author="Pete.Hulson" w:date="2022-06-24T15:07:00Z">
        <w:rPr>
          <w:rFonts w:eastAsia="Calibri" w:cstheme="majorBidi"/>
          <w:b/>
          <w:sz w:val="44"/>
          <w:szCs w:val="44"/>
          <w:lang w:val="en-US" w:eastAsia="en-US" w:bidi="ar-SA"/>
        </w:rPr>
      </w:rPrChange>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792F79"/>
    <w:rPr>
      <w:sz w:val="16"/>
      <w:szCs w:val="16"/>
    </w:rPr>
  </w:style>
  <w:style w:type="paragraph" w:styleId="CommentText">
    <w:name w:val="annotation text"/>
    <w:basedOn w:val="Normal"/>
    <w:link w:val="CommentTextChar"/>
    <w:semiHidden/>
    <w:unhideWhenUsed/>
    <w:rsid w:val="00792F79"/>
    <w:pPr>
      <w:spacing w:line="240" w:lineRule="auto"/>
    </w:pPr>
    <w:rPr>
      <w:sz w:val="20"/>
      <w:szCs w:val="20"/>
    </w:rPr>
  </w:style>
  <w:style w:type="character" w:customStyle="1" w:styleId="CommentTextChar">
    <w:name w:val="Comment Text Char"/>
    <w:basedOn w:val="DefaultParagraphFont"/>
    <w:link w:val="CommentText"/>
    <w:semiHidden/>
    <w:rsid w:val="00792F79"/>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792F79"/>
    <w:rPr>
      <w:b/>
    </w:rPr>
  </w:style>
  <w:style w:type="character" w:customStyle="1" w:styleId="CommentSubjectChar">
    <w:name w:val="Comment Subject Char"/>
    <w:basedOn w:val="CommentTextChar"/>
    <w:link w:val="CommentSubject"/>
    <w:semiHidden/>
    <w:rsid w:val="00792F79"/>
    <w:rPr>
      <w:rFonts w:ascii="Times New Roman" w:hAnsi="Times New Roman"/>
      <w:b/>
      <w:bCs/>
      <w:sz w:val="20"/>
      <w:szCs w:val="20"/>
    </w:rPr>
  </w:style>
  <w:style w:type="paragraph" w:styleId="BalloonText">
    <w:name w:val="Balloon Text"/>
    <w:basedOn w:val="Normal"/>
    <w:link w:val="BalloonTextChar"/>
    <w:semiHidden/>
    <w:unhideWhenUsed/>
    <w:rsid w:val="00792F7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92F79"/>
    <w:rPr>
      <w:rFonts w:ascii="Segoe UI" w:hAnsi="Segoe UI" w:cs="Segoe UI"/>
      <w:bCs/>
      <w:sz w:val="18"/>
      <w:szCs w:val="18"/>
    </w:rPr>
  </w:style>
  <w:style w:type="paragraph" w:styleId="Header">
    <w:name w:val="header"/>
    <w:basedOn w:val="Normal"/>
    <w:link w:val="HeaderChar"/>
    <w:unhideWhenUsed/>
    <w:rsid w:val="00B07B68"/>
    <w:pPr>
      <w:tabs>
        <w:tab w:val="center" w:pos="4680"/>
        <w:tab w:val="right" w:pos="9360"/>
      </w:tabs>
      <w:spacing w:before="0" w:line="240" w:lineRule="auto"/>
    </w:pPr>
  </w:style>
  <w:style w:type="character" w:customStyle="1" w:styleId="HeaderChar">
    <w:name w:val="Header Char"/>
    <w:basedOn w:val="DefaultParagraphFont"/>
    <w:link w:val="Header"/>
    <w:rsid w:val="00B07B68"/>
    <w:rPr>
      <w:rFonts w:ascii="Times New Roman" w:hAnsi="Times New Roman"/>
      <w:bCs/>
      <w:szCs w:val="22"/>
    </w:rPr>
  </w:style>
  <w:style w:type="paragraph" w:styleId="Footer">
    <w:name w:val="footer"/>
    <w:basedOn w:val="Normal"/>
    <w:link w:val="FooterChar"/>
    <w:uiPriority w:val="99"/>
    <w:unhideWhenUsed/>
    <w:rsid w:val="00B07B6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07B68"/>
    <w:rPr>
      <w:rFonts w:ascii="Times New Roman" w:hAnsi="Times New Roman"/>
      <w:bCs/>
      <w:szCs w:val="22"/>
    </w:rPr>
  </w:style>
  <w:style w:type="character" w:styleId="LineNumber">
    <w:name w:val="line number"/>
    <w:basedOn w:val="DefaultParagraphFont"/>
    <w:semiHidden/>
    <w:unhideWhenUsed/>
    <w:rsid w:val="00B07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33</Pages>
  <Words>5971</Words>
  <Characters>34037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39929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 Hulson1,*, Benjamin Williams1, Meaghan Bryan2, Jason Conner3, Matthew Siskey4, William Stockhausen2, Susanne Mcdermott3, and Chris Long3</dc:creator>
  <cp:keywords/>
  <cp:lastModifiedBy>Pete.Hulson</cp:lastModifiedBy>
  <cp:revision>4</cp:revision>
  <dcterms:created xsi:type="dcterms:W3CDTF">2022-06-24T23:05:00Z</dcterms:created>
  <dcterms:modified xsi:type="dcterms:W3CDTF">2022-06-24T23:51:00Z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